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DE462">
      <w:pPr>
        <w:pStyle w:val="3"/>
        <w:spacing w:before="63" w:line="225" w:lineRule="auto"/>
        <w:ind w:left="4144"/>
        <w:rPr>
          <w:sz w:val="31"/>
          <w:szCs w:val="31"/>
        </w:rPr>
      </w:pPr>
      <w:bookmarkStart w:id="0" w:name="_GoBack"/>
      <w:bookmarkEnd w:id="0"/>
      <w:r>
        <w:rPr>
          <w:b/>
          <w:bCs/>
          <w:spacing w:val="5"/>
          <w:sz w:val="31"/>
          <w:szCs w:val="31"/>
        </w:rPr>
        <w:t>体检服务协议</w:t>
      </w:r>
    </w:p>
    <w:p w14:paraId="08523E06">
      <w:pPr>
        <w:spacing w:line="339" w:lineRule="auto"/>
        <w:rPr>
          <w:rFonts w:ascii="Arial"/>
          <w:sz w:val="21"/>
        </w:rPr>
      </w:pPr>
    </w:p>
    <w:p w14:paraId="57D33689">
      <w:pPr>
        <w:spacing w:line="340" w:lineRule="auto"/>
        <w:rPr>
          <w:rFonts w:ascii="Arial"/>
          <w:sz w:val="21"/>
        </w:rPr>
      </w:pPr>
    </w:p>
    <w:p w14:paraId="701FC86B">
      <w:pPr>
        <w:pStyle w:val="3"/>
        <w:spacing w:before="65" w:line="227" w:lineRule="auto"/>
        <w:ind w:left="310"/>
      </w:pPr>
      <w:r>
        <w:rPr>
          <w:b/>
          <w:bCs/>
          <w:spacing w:val="6"/>
        </w:rPr>
        <w:t>甲方：上海弈工分信息科技有限公司</w:t>
      </w:r>
    </w:p>
    <w:p w14:paraId="4557D178">
      <w:pPr>
        <w:pStyle w:val="3"/>
        <w:spacing w:before="161" w:line="228" w:lineRule="auto"/>
        <w:ind w:left="283"/>
      </w:pPr>
      <w:r>
        <w:rPr>
          <w:b/>
          <w:bCs/>
          <w:spacing w:val="7"/>
        </w:rPr>
        <w:t>地址：上海市普陀区富平路99</w:t>
      </w:r>
      <w:r>
        <w:rPr>
          <w:spacing w:val="-21"/>
        </w:rPr>
        <w:t xml:space="preserve"> </w:t>
      </w:r>
      <w:r>
        <w:rPr>
          <w:b/>
          <w:bCs/>
          <w:spacing w:val="7"/>
        </w:rPr>
        <w:t>号</w:t>
      </w:r>
      <w:r>
        <w:rPr>
          <w:spacing w:val="-39"/>
        </w:rPr>
        <w:t xml:space="preserve"> </w:t>
      </w:r>
      <w:r>
        <w:rPr>
          <w:b/>
          <w:bCs/>
          <w:spacing w:val="7"/>
        </w:rPr>
        <w:t>C</w:t>
      </w:r>
      <w:r>
        <w:rPr>
          <w:spacing w:val="-22"/>
        </w:rPr>
        <w:t xml:space="preserve"> </w:t>
      </w:r>
      <w:r>
        <w:rPr>
          <w:b/>
          <w:bCs/>
          <w:spacing w:val="7"/>
        </w:rPr>
        <w:t>区二楼</w:t>
      </w:r>
    </w:p>
    <w:p w14:paraId="6C3675D1">
      <w:pPr>
        <w:spacing w:line="271" w:lineRule="auto"/>
        <w:rPr>
          <w:rFonts w:ascii="Arial"/>
          <w:sz w:val="21"/>
        </w:rPr>
      </w:pPr>
    </w:p>
    <w:p w14:paraId="65B9228E">
      <w:pPr>
        <w:spacing w:line="271" w:lineRule="auto"/>
        <w:rPr>
          <w:rFonts w:ascii="Arial"/>
          <w:sz w:val="21"/>
        </w:rPr>
      </w:pPr>
    </w:p>
    <w:p w14:paraId="244CC578">
      <w:pPr>
        <w:spacing w:line="271" w:lineRule="auto"/>
        <w:rPr>
          <w:rFonts w:ascii="Arial"/>
          <w:sz w:val="21"/>
        </w:rPr>
      </w:pPr>
    </w:p>
    <w:p w14:paraId="59FEF115">
      <w:pPr>
        <w:pStyle w:val="3"/>
        <w:spacing w:before="65" w:line="228" w:lineRule="auto"/>
        <w:ind w:left="303"/>
      </w:pPr>
      <w:r>
        <w:rPr>
          <w:b/>
          <w:bCs/>
          <w:spacing w:val="7"/>
        </w:rPr>
        <w:t>乙方：上海爱康国宾蓝十字门诊部有限公司</w:t>
      </w:r>
    </w:p>
    <w:p w14:paraId="7468ABF9">
      <w:pPr>
        <w:pStyle w:val="3"/>
        <w:spacing w:before="221" w:line="227" w:lineRule="auto"/>
        <w:ind w:left="283"/>
      </w:pPr>
      <w:r>
        <w:rPr>
          <w:b/>
          <w:bCs/>
          <w:spacing w:val="6"/>
        </w:rPr>
        <w:t>地址：上海市静安区天目西路</w:t>
      </w:r>
      <w:r>
        <w:rPr>
          <w:spacing w:val="-37"/>
        </w:rPr>
        <w:t xml:space="preserve"> </w:t>
      </w:r>
      <w:r>
        <w:rPr>
          <w:b/>
          <w:bCs/>
          <w:spacing w:val="6"/>
        </w:rPr>
        <w:t>218</w:t>
      </w:r>
      <w:r>
        <w:rPr>
          <w:spacing w:val="-35"/>
        </w:rPr>
        <w:t xml:space="preserve"> </w:t>
      </w:r>
      <w:r>
        <w:rPr>
          <w:b/>
          <w:bCs/>
          <w:spacing w:val="6"/>
        </w:rPr>
        <w:t>号嘉里不夜城第一</w:t>
      </w:r>
      <w:r>
        <w:rPr>
          <w:b/>
          <w:bCs/>
          <w:spacing w:val="5"/>
        </w:rPr>
        <w:t>座</w:t>
      </w:r>
      <w:r>
        <w:rPr>
          <w:spacing w:val="-33"/>
        </w:rPr>
        <w:t xml:space="preserve"> </w:t>
      </w:r>
      <w:r>
        <w:rPr>
          <w:b/>
          <w:bCs/>
          <w:spacing w:val="5"/>
        </w:rPr>
        <w:t>30</w:t>
      </w:r>
      <w:r>
        <w:rPr>
          <w:spacing w:val="-40"/>
        </w:rPr>
        <w:t xml:space="preserve"> </w:t>
      </w:r>
      <w:r>
        <w:rPr>
          <w:b/>
          <w:bCs/>
          <w:spacing w:val="5"/>
        </w:rPr>
        <w:t>层</w:t>
      </w:r>
    </w:p>
    <w:p w14:paraId="2280D6E6">
      <w:pPr>
        <w:spacing w:line="258" w:lineRule="auto"/>
        <w:rPr>
          <w:rFonts w:ascii="Arial"/>
          <w:sz w:val="21"/>
        </w:rPr>
      </w:pPr>
    </w:p>
    <w:p w14:paraId="5083E147">
      <w:pPr>
        <w:spacing w:line="259" w:lineRule="auto"/>
        <w:rPr>
          <w:rFonts w:ascii="Arial"/>
          <w:sz w:val="21"/>
        </w:rPr>
      </w:pPr>
    </w:p>
    <w:p w14:paraId="43FD4970">
      <w:pPr>
        <w:spacing w:line="259" w:lineRule="auto"/>
        <w:rPr>
          <w:rFonts w:ascii="Arial"/>
          <w:sz w:val="21"/>
        </w:rPr>
      </w:pPr>
    </w:p>
    <w:p w14:paraId="69BD38F7">
      <w:pPr>
        <w:pStyle w:val="3"/>
        <w:spacing w:before="66" w:line="231" w:lineRule="auto"/>
        <w:ind w:left="285"/>
      </w:pPr>
      <w:r>
        <w:rPr>
          <w:b/>
          <w:bCs/>
          <w:spacing w:val="1"/>
        </w:rPr>
        <w:t>鉴于：</w:t>
      </w:r>
    </w:p>
    <w:p w14:paraId="4E871DC3">
      <w:pPr>
        <w:pStyle w:val="3"/>
        <w:spacing w:before="217" w:line="228" w:lineRule="auto"/>
        <w:ind w:left="298"/>
      </w:pPr>
      <w:r>
        <w:rPr>
          <w:spacing w:val="8"/>
        </w:rPr>
        <w:t>1.  甲方及关联公司欲为其员工安排健康</w:t>
      </w:r>
      <w:r>
        <w:rPr>
          <w:spacing w:val="7"/>
        </w:rPr>
        <w:t>体检（三者统称“</w:t>
      </w:r>
      <w:r>
        <w:rPr>
          <w:spacing w:val="-65"/>
        </w:rPr>
        <w:t xml:space="preserve"> </w:t>
      </w:r>
      <w:r>
        <w:rPr>
          <w:spacing w:val="7"/>
        </w:rPr>
        <w:t>甲方人员</w:t>
      </w:r>
      <w:r>
        <w:rPr>
          <w:spacing w:val="-70"/>
        </w:rPr>
        <w:t xml:space="preserve"> </w:t>
      </w:r>
      <w:r>
        <w:rPr>
          <w:spacing w:val="7"/>
        </w:rPr>
        <w:t>”</w:t>
      </w:r>
      <w:r>
        <w:rPr>
          <w:spacing w:val="-13"/>
        </w:rPr>
        <w:t>）；</w:t>
      </w:r>
    </w:p>
    <w:p w14:paraId="2FBD4CCF">
      <w:pPr>
        <w:pStyle w:val="3"/>
        <w:spacing w:before="221" w:line="432" w:lineRule="auto"/>
        <w:ind w:left="729" w:right="2" w:hanging="444"/>
      </w:pPr>
      <w:r>
        <w:rPr>
          <w:spacing w:val="7"/>
        </w:rPr>
        <w:t>2.  乙方及其关联公司拥有丰富医疗、健康检查资源及健</w:t>
      </w:r>
      <w:r>
        <w:rPr>
          <w:spacing w:val="6"/>
        </w:rPr>
        <w:t>康管理经验，可以提供健康体检及后续相关服务；甲乙双方在相互了解、相互信任的基础上，本着平等合作、互惠互利的原则，经友好协商，于【20</w:t>
      </w:r>
      <w:r>
        <w:rPr>
          <w:spacing w:val="5"/>
        </w:rPr>
        <w:t>26】</w:t>
      </w:r>
    </w:p>
    <w:p w14:paraId="7F94A5BD">
      <w:pPr>
        <w:pStyle w:val="3"/>
        <w:spacing w:before="1" w:line="227" w:lineRule="auto"/>
        <w:ind w:left="284"/>
      </w:pPr>
      <w:r>
        <w:rPr>
          <w:spacing w:val="5"/>
        </w:rPr>
        <w:t>年【6】月【22】</w:t>
      </w:r>
      <w:r>
        <w:rPr>
          <w:spacing w:val="-42"/>
        </w:rPr>
        <w:t xml:space="preserve"> </w:t>
      </w:r>
      <w:r>
        <w:rPr>
          <w:spacing w:val="5"/>
        </w:rPr>
        <w:t>日达成如下合作协议：</w:t>
      </w:r>
    </w:p>
    <w:p w14:paraId="2E3538D8">
      <w:pPr>
        <w:spacing w:line="310" w:lineRule="auto"/>
        <w:rPr>
          <w:rFonts w:ascii="Arial"/>
          <w:sz w:val="21"/>
        </w:rPr>
      </w:pPr>
    </w:p>
    <w:p w14:paraId="60E89ADA">
      <w:pPr>
        <w:pStyle w:val="3"/>
        <w:spacing w:before="65" w:line="228" w:lineRule="auto"/>
        <w:ind w:left="3"/>
      </w:pPr>
      <w:r>
        <w:rPr>
          <w:b/>
          <w:bCs/>
          <w:spacing w:val="3"/>
        </w:rPr>
        <w:t>一、</w:t>
      </w:r>
      <w:r>
        <w:rPr>
          <w:spacing w:val="51"/>
        </w:rPr>
        <w:t xml:space="preserve">  </w:t>
      </w:r>
      <w:r>
        <w:rPr>
          <w:b/>
          <w:bCs/>
          <w:spacing w:val="3"/>
        </w:rPr>
        <w:t>合作内容</w:t>
      </w:r>
    </w:p>
    <w:p w14:paraId="73D99C2D">
      <w:pPr>
        <w:pStyle w:val="3"/>
        <w:spacing w:before="222" w:line="226" w:lineRule="auto"/>
        <w:ind w:left="332"/>
        <w:outlineLvl w:val="0"/>
      </w:pPr>
      <w:r>
        <w:rPr>
          <w:spacing w:val="8"/>
        </w:rPr>
        <w:t>1.1</w:t>
      </w:r>
      <w:r>
        <w:rPr>
          <w:spacing w:val="-20"/>
        </w:rPr>
        <w:t xml:space="preserve"> </w:t>
      </w:r>
      <w:r>
        <w:rPr>
          <w:spacing w:val="8"/>
        </w:rPr>
        <w:t>甲方同意由乙方为甲方员工提供健康体检服务(体检项目及价格见《附件</w:t>
      </w:r>
      <w:r>
        <w:rPr>
          <w:spacing w:val="-33"/>
        </w:rPr>
        <w:t xml:space="preserve"> </w:t>
      </w:r>
      <w:r>
        <w:rPr>
          <w:spacing w:val="8"/>
        </w:rPr>
        <w:t>3》)；</w:t>
      </w:r>
      <w:r>
        <w:rPr>
          <w:spacing w:val="-49"/>
        </w:rPr>
        <w:t xml:space="preserve"> </w:t>
      </w:r>
      <w:r>
        <w:rPr>
          <w:spacing w:val="8"/>
        </w:rPr>
        <w:t>自费员工</w:t>
      </w:r>
      <w:r>
        <w:rPr>
          <w:spacing w:val="7"/>
        </w:rPr>
        <w:t>可同等价格</w:t>
      </w:r>
    </w:p>
    <w:p w14:paraId="5FA465C9">
      <w:pPr>
        <w:pStyle w:val="3"/>
        <w:spacing w:before="222" w:line="228" w:lineRule="auto"/>
        <w:ind w:left="677"/>
      </w:pPr>
      <w:r>
        <w:rPr>
          <w:spacing w:val="9"/>
        </w:rPr>
        <w:t>享受同企业套餐（预约时线上付费或者分院前台付费</w:t>
      </w:r>
      <w:r>
        <w:rPr>
          <w:spacing w:val="5"/>
        </w:rPr>
        <w:t>）；</w:t>
      </w:r>
    </w:p>
    <w:p w14:paraId="0BFD77D1">
      <w:pPr>
        <w:pStyle w:val="3"/>
        <w:spacing w:before="221" w:line="227" w:lineRule="auto"/>
        <w:ind w:left="332"/>
        <w:outlineLvl w:val="0"/>
      </w:pPr>
      <w:r>
        <w:rPr>
          <w:spacing w:val="13"/>
        </w:rPr>
        <w:t>1.2</w:t>
      </w:r>
      <w:r>
        <w:rPr>
          <w:spacing w:val="-21"/>
        </w:rPr>
        <w:t xml:space="preserve"> </w:t>
      </w:r>
      <w:r>
        <w:rPr>
          <w:spacing w:val="13"/>
        </w:rPr>
        <w:t>甲方及关联公司预计总体检员工人数预计为【57】人，合同金额人民</w:t>
      </w:r>
      <w:r>
        <w:rPr>
          <w:spacing w:val="12"/>
        </w:rPr>
        <w:t>币【伍万捌仟捌佰柒拾】元整</w:t>
      </w:r>
    </w:p>
    <w:p w14:paraId="7F34C03D">
      <w:pPr>
        <w:pStyle w:val="3"/>
        <w:spacing w:before="223" w:line="228" w:lineRule="auto"/>
        <w:ind w:left="786"/>
      </w:pPr>
      <w:r>
        <w:rPr>
          <w:spacing w:val="2"/>
        </w:rPr>
        <w:t>(￥</w:t>
      </w:r>
      <w:r>
        <w:rPr>
          <w:spacing w:val="-72"/>
        </w:rPr>
        <w:t xml:space="preserve"> </w:t>
      </w:r>
      <w:r>
        <w:rPr>
          <w:spacing w:val="2"/>
        </w:rPr>
        <w:t>【58870】元</w:t>
      </w:r>
      <w:r>
        <w:rPr>
          <w:spacing w:val="38"/>
        </w:rPr>
        <w:t xml:space="preserve"> </w:t>
      </w:r>
      <w:r>
        <w:rPr>
          <w:spacing w:val="-11"/>
        </w:rPr>
        <w:t>）；</w:t>
      </w:r>
    </w:p>
    <w:p w14:paraId="21BD5884">
      <w:pPr>
        <w:spacing w:line="309" w:lineRule="auto"/>
        <w:rPr>
          <w:rFonts w:ascii="Arial"/>
          <w:sz w:val="21"/>
        </w:rPr>
      </w:pPr>
    </w:p>
    <w:p w14:paraId="1C41F384">
      <w:pPr>
        <w:pStyle w:val="3"/>
        <w:spacing w:before="65" w:line="228" w:lineRule="auto"/>
        <w:ind w:left="3"/>
      </w:pPr>
      <w:r>
        <w:rPr>
          <w:b/>
          <w:bCs/>
          <w:spacing w:val="4"/>
        </w:rPr>
        <w:t>二、</w:t>
      </w:r>
      <w:r>
        <w:rPr>
          <w:spacing w:val="48"/>
        </w:rPr>
        <w:t xml:space="preserve">  </w:t>
      </w:r>
      <w:r>
        <w:rPr>
          <w:b/>
          <w:bCs/>
          <w:spacing w:val="4"/>
        </w:rPr>
        <w:t>体检时间</w:t>
      </w:r>
    </w:p>
    <w:p w14:paraId="05014420">
      <w:pPr>
        <w:spacing w:line="301" w:lineRule="auto"/>
        <w:rPr>
          <w:rFonts w:ascii="Arial"/>
          <w:sz w:val="21"/>
        </w:rPr>
      </w:pPr>
    </w:p>
    <w:p w14:paraId="095B7B67">
      <w:pPr>
        <w:pStyle w:val="3"/>
        <w:spacing w:before="66" w:line="428" w:lineRule="auto"/>
        <w:ind w:left="642" w:right="99" w:hanging="357"/>
      </w:pPr>
      <w:r>
        <w:rPr>
          <w:spacing w:val="2"/>
        </w:rPr>
        <w:t>2.1</w:t>
      </w:r>
      <w:r>
        <w:rPr>
          <w:spacing w:val="-20"/>
        </w:rPr>
        <w:t xml:space="preserve"> </w:t>
      </w:r>
      <w:r>
        <w:rPr>
          <w:spacing w:val="2"/>
        </w:rPr>
        <w:t>甲乙双方确定的集中体检时间为：</w:t>
      </w:r>
      <w:r>
        <w:rPr>
          <w:rFonts w:ascii="楷体" w:hAnsi="楷体" w:eastAsia="楷体" w:cs="楷体"/>
          <w:spacing w:val="2"/>
        </w:rPr>
        <w:t>【</w:t>
      </w:r>
      <w:r>
        <w:rPr>
          <w:rFonts w:ascii="Arial" w:hAnsi="Arial" w:eastAsia="Arial" w:cs="Arial"/>
          <w:spacing w:val="2"/>
        </w:rPr>
        <w:t>2026</w:t>
      </w:r>
      <w:r>
        <w:rPr>
          <w:rFonts w:ascii="楷体" w:hAnsi="楷体" w:eastAsia="楷体" w:cs="楷体"/>
          <w:spacing w:val="2"/>
        </w:rPr>
        <w:t>】</w:t>
      </w:r>
      <w:r>
        <w:rPr>
          <w:spacing w:val="2"/>
        </w:rPr>
        <w:t>年</w:t>
      </w:r>
      <w:r>
        <w:rPr>
          <w:rFonts w:ascii="楷体" w:hAnsi="楷体" w:eastAsia="楷体" w:cs="楷体"/>
          <w:spacing w:val="2"/>
        </w:rPr>
        <w:t>【</w:t>
      </w:r>
      <w:r>
        <w:rPr>
          <w:rFonts w:ascii="Arial" w:hAnsi="Arial" w:eastAsia="Arial" w:cs="Arial"/>
          <w:spacing w:val="2"/>
        </w:rPr>
        <w:t>07</w:t>
      </w:r>
      <w:r>
        <w:rPr>
          <w:rFonts w:ascii="楷体" w:hAnsi="楷体" w:eastAsia="楷体" w:cs="楷体"/>
          <w:spacing w:val="2"/>
        </w:rPr>
        <w:t>】</w:t>
      </w:r>
      <w:r>
        <w:rPr>
          <w:spacing w:val="2"/>
        </w:rPr>
        <w:t>月</w:t>
      </w:r>
      <w:r>
        <w:rPr>
          <w:rFonts w:ascii="楷体" w:hAnsi="楷体" w:eastAsia="楷体" w:cs="楷体"/>
          <w:spacing w:val="2"/>
        </w:rPr>
        <w:t>【</w:t>
      </w:r>
      <w:r>
        <w:rPr>
          <w:rFonts w:ascii="Arial" w:hAnsi="Arial" w:eastAsia="Arial" w:cs="Arial"/>
          <w:spacing w:val="2"/>
        </w:rPr>
        <w:t>01</w:t>
      </w:r>
      <w:r>
        <w:rPr>
          <w:rFonts w:ascii="楷体" w:hAnsi="楷体" w:eastAsia="楷体" w:cs="楷体"/>
          <w:spacing w:val="2"/>
        </w:rPr>
        <w:t>】</w:t>
      </w:r>
      <w:r>
        <w:rPr>
          <w:rFonts w:ascii="楷体" w:hAnsi="楷体" w:eastAsia="楷体" w:cs="楷体"/>
          <w:spacing w:val="-44"/>
        </w:rPr>
        <w:t xml:space="preserve"> </w:t>
      </w:r>
      <w:r>
        <w:rPr>
          <w:spacing w:val="2"/>
        </w:rPr>
        <w:t>日到</w:t>
      </w:r>
      <w:r>
        <w:rPr>
          <w:rFonts w:ascii="楷体" w:hAnsi="楷体" w:eastAsia="楷体" w:cs="楷体"/>
          <w:spacing w:val="2"/>
        </w:rPr>
        <w:t>【</w:t>
      </w:r>
      <w:r>
        <w:rPr>
          <w:rFonts w:ascii="Arial" w:hAnsi="Arial" w:eastAsia="Arial" w:cs="Arial"/>
          <w:spacing w:val="2"/>
        </w:rPr>
        <w:t>2026</w:t>
      </w:r>
      <w:r>
        <w:rPr>
          <w:rFonts w:ascii="楷体" w:hAnsi="楷体" w:eastAsia="楷体" w:cs="楷体"/>
          <w:spacing w:val="2"/>
        </w:rPr>
        <w:t>】</w:t>
      </w:r>
      <w:r>
        <w:rPr>
          <w:spacing w:val="2"/>
        </w:rPr>
        <w:t>年</w:t>
      </w:r>
      <w:r>
        <w:rPr>
          <w:rFonts w:ascii="楷体" w:hAnsi="楷体" w:eastAsia="楷体" w:cs="楷体"/>
          <w:spacing w:val="2"/>
        </w:rPr>
        <w:t>【</w:t>
      </w:r>
      <w:r>
        <w:rPr>
          <w:rFonts w:ascii="Arial" w:hAnsi="Arial" w:eastAsia="Arial" w:cs="Arial"/>
          <w:spacing w:val="2"/>
        </w:rPr>
        <w:t>09</w:t>
      </w:r>
      <w:r>
        <w:rPr>
          <w:rFonts w:ascii="楷体" w:hAnsi="楷体" w:eastAsia="楷体" w:cs="楷体"/>
          <w:spacing w:val="2"/>
        </w:rPr>
        <w:t>】</w:t>
      </w:r>
      <w:r>
        <w:rPr>
          <w:spacing w:val="2"/>
        </w:rPr>
        <w:t>月</w:t>
      </w:r>
      <w:r>
        <w:rPr>
          <w:rFonts w:ascii="楷体" w:hAnsi="楷体" w:eastAsia="楷体" w:cs="楷体"/>
          <w:spacing w:val="2"/>
        </w:rPr>
        <w:t>【</w:t>
      </w:r>
      <w:r>
        <w:rPr>
          <w:rFonts w:ascii="Arial" w:hAnsi="Arial" w:eastAsia="Arial" w:cs="Arial"/>
          <w:spacing w:val="2"/>
        </w:rPr>
        <w:t>30</w:t>
      </w:r>
      <w:r>
        <w:rPr>
          <w:rFonts w:ascii="楷体" w:hAnsi="楷体" w:eastAsia="楷体" w:cs="楷体"/>
          <w:spacing w:val="2"/>
        </w:rPr>
        <w:t>】</w:t>
      </w:r>
      <w:r>
        <w:rPr>
          <w:rFonts w:ascii="楷体" w:hAnsi="楷体" w:eastAsia="楷体" w:cs="楷体"/>
          <w:spacing w:val="-43"/>
        </w:rPr>
        <w:t xml:space="preserve"> </w:t>
      </w:r>
      <w:r>
        <w:rPr>
          <w:spacing w:val="2"/>
        </w:rPr>
        <w:t>日；</w:t>
      </w:r>
      <w:r>
        <w:rPr>
          <w:spacing w:val="-56"/>
        </w:rPr>
        <w:t xml:space="preserve"> </w:t>
      </w:r>
      <w:r>
        <w:rPr>
          <w:spacing w:val="2"/>
        </w:rPr>
        <w:t>甲</w:t>
      </w:r>
      <w:r>
        <w:rPr>
          <w:spacing w:val="11"/>
        </w:rPr>
        <w:t>方应组织其员工于指定时间参加体检，如果个别员工未及时</w:t>
      </w:r>
      <w:r>
        <w:rPr>
          <w:spacing w:val="10"/>
        </w:rPr>
        <w:t>体检，在支付清已产生和需要延期的所有</w:t>
      </w:r>
      <w:r>
        <w:rPr>
          <w:spacing w:val="7"/>
        </w:rPr>
        <w:t>体检费后可延期。</w:t>
      </w:r>
    </w:p>
    <w:p w14:paraId="63D39749">
      <w:pPr>
        <w:pStyle w:val="3"/>
        <w:spacing w:before="178" w:line="228" w:lineRule="auto"/>
      </w:pPr>
      <w:r>
        <w:rPr>
          <w:b/>
          <w:bCs/>
          <w:spacing w:val="3"/>
        </w:rPr>
        <w:t>三、</w:t>
      </w:r>
      <w:r>
        <w:rPr>
          <w:spacing w:val="3"/>
        </w:rPr>
        <w:t xml:space="preserve">   </w:t>
      </w:r>
      <w:r>
        <w:rPr>
          <w:b/>
          <w:bCs/>
          <w:spacing w:val="3"/>
        </w:rPr>
        <w:t>费用与结算</w:t>
      </w:r>
    </w:p>
    <w:p w14:paraId="5707A92A">
      <w:pPr>
        <w:spacing w:line="310" w:lineRule="auto"/>
        <w:rPr>
          <w:rFonts w:ascii="Arial"/>
          <w:sz w:val="21"/>
        </w:rPr>
      </w:pPr>
    </w:p>
    <w:p w14:paraId="6DF5B55A">
      <w:pPr>
        <w:pStyle w:val="3"/>
        <w:spacing w:before="65" w:line="228" w:lineRule="auto"/>
        <w:ind w:left="287"/>
      </w:pPr>
      <w:r>
        <w:rPr>
          <w:spacing w:val="4"/>
        </w:rPr>
        <w:t>3.1</w:t>
      </w:r>
      <w:r>
        <w:rPr>
          <w:spacing w:val="-4"/>
        </w:rPr>
        <w:t xml:space="preserve"> </w:t>
      </w:r>
      <w:r>
        <w:rPr>
          <w:spacing w:val="4"/>
        </w:rPr>
        <w:t>甲方</w:t>
      </w:r>
      <w:r>
        <w:rPr>
          <w:spacing w:val="4"/>
          <w:sz w:val="18"/>
          <w:szCs w:val="18"/>
        </w:rPr>
        <w:t>及关联公司</w:t>
      </w:r>
      <w:r>
        <w:rPr>
          <w:spacing w:val="4"/>
        </w:rPr>
        <w:t>员工健康体检服务费由甲方</w:t>
      </w:r>
      <w:r>
        <w:rPr>
          <w:spacing w:val="4"/>
          <w:sz w:val="18"/>
          <w:szCs w:val="18"/>
        </w:rPr>
        <w:t>及关联公司</w:t>
      </w:r>
      <w:r>
        <w:rPr>
          <w:spacing w:val="4"/>
        </w:rPr>
        <w:t>统一结算。</w:t>
      </w:r>
    </w:p>
    <w:p w14:paraId="657525A9">
      <w:pPr>
        <w:spacing w:line="309" w:lineRule="auto"/>
        <w:rPr>
          <w:rFonts w:ascii="Arial"/>
          <w:sz w:val="21"/>
        </w:rPr>
      </w:pPr>
    </w:p>
    <w:p w14:paraId="691AC488">
      <w:pPr>
        <w:pStyle w:val="3"/>
        <w:spacing w:before="66" w:line="434" w:lineRule="auto"/>
        <w:ind w:left="644" w:hanging="357"/>
      </w:pPr>
      <w:r>
        <w:rPr>
          <w:spacing w:val="-9"/>
        </w:rPr>
        <w:t>3.2</w:t>
      </w:r>
      <w:r>
        <w:rPr>
          <w:spacing w:val="-36"/>
        </w:rPr>
        <w:t xml:space="preserve"> </w:t>
      </w:r>
      <w:commentRangeStart w:id="0"/>
      <w:r>
        <w:rPr>
          <w:spacing w:val="-9"/>
        </w:rPr>
        <w:t>预付款：甲方</w:t>
      </w:r>
      <w:r>
        <w:rPr>
          <w:spacing w:val="-9"/>
          <w:sz w:val="18"/>
          <w:szCs w:val="18"/>
        </w:rPr>
        <w:t>及关联公司</w:t>
      </w:r>
      <w:r>
        <w:rPr>
          <w:spacing w:val="-9"/>
        </w:rPr>
        <w:t>于【2026】年【07】月【30】日前支付人民币【贰万玖仟肆佰叁拾伍】元整(￥【29435】</w:t>
      </w:r>
      <w:r>
        <w:rPr>
          <w:spacing w:val="-10"/>
        </w:rPr>
        <w:t>元</w:t>
      </w:r>
      <w:r>
        <w:rPr>
          <w:spacing w:val="39"/>
        </w:rPr>
        <w:t xml:space="preserve"> </w:t>
      </w:r>
      <w:r>
        <w:rPr>
          <w:spacing w:val="-10"/>
        </w:rPr>
        <w:t>）。</w:t>
      </w:r>
      <w:commentRangeEnd w:id="0"/>
      <w:r>
        <w:commentReference w:id="0"/>
      </w:r>
    </w:p>
    <w:p w14:paraId="52ADC3CB">
      <w:pPr>
        <w:pStyle w:val="3"/>
        <w:spacing w:before="151" w:line="228" w:lineRule="auto"/>
        <w:ind w:left="287"/>
      </w:pPr>
      <w:r>
        <w:rPr>
          <w:spacing w:val="7"/>
        </w:rPr>
        <w:t>3.3</w:t>
      </w:r>
      <w:r>
        <w:rPr>
          <w:spacing w:val="-42"/>
        </w:rPr>
        <w:t xml:space="preserve"> </w:t>
      </w:r>
      <w:r>
        <w:rPr>
          <w:spacing w:val="7"/>
        </w:rPr>
        <w:t>结算：甲方于上述第</w:t>
      </w:r>
      <w:r>
        <w:rPr>
          <w:spacing w:val="-35"/>
        </w:rPr>
        <w:t xml:space="preserve"> </w:t>
      </w:r>
      <w:r>
        <w:rPr>
          <w:spacing w:val="7"/>
        </w:rPr>
        <w:t>2.1</w:t>
      </w:r>
      <w:r>
        <w:rPr>
          <w:spacing w:val="-38"/>
        </w:rPr>
        <w:t xml:space="preserve"> </w:t>
      </w:r>
      <w:r>
        <w:rPr>
          <w:spacing w:val="7"/>
        </w:rPr>
        <w:t>条约定的集中体检服务截止后的【3】个工作日内，根据实际体检人数</w:t>
      </w:r>
      <w:r>
        <w:rPr>
          <w:spacing w:val="6"/>
        </w:rPr>
        <w:t>支付结</w:t>
      </w:r>
    </w:p>
    <w:p w14:paraId="1DC63C44">
      <w:pPr>
        <w:spacing w:line="228" w:lineRule="auto"/>
        <w:sectPr>
          <w:footerReference r:id="rId7" w:type="default"/>
          <w:pgSz w:w="11906" w:h="16839"/>
          <w:pgMar w:top="1223" w:right="1035" w:bottom="1170" w:left="857" w:header="0" w:footer="956" w:gutter="0"/>
          <w:cols w:space="720" w:num="1"/>
        </w:sectPr>
      </w:pPr>
    </w:p>
    <w:p w14:paraId="6DE90365">
      <w:pPr>
        <w:pStyle w:val="3"/>
        <w:spacing w:before="42" w:line="433" w:lineRule="auto"/>
        <w:ind w:left="625" w:right="73"/>
      </w:pPr>
      <w:r>
        <w:rPr>
          <w:spacing w:val="11"/>
        </w:rPr>
        <w:t>算余款，如有余款，可原路退回，或者转到下一年度体</w:t>
      </w:r>
      <w:r>
        <w:rPr>
          <w:spacing w:val="10"/>
        </w:rPr>
        <w:t>检中。如对部分数据存在争议，则不影响其他</w:t>
      </w:r>
      <w:r>
        <w:rPr>
          <w:spacing w:val="7"/>
        </w:rPr>
        <w:t>部分的结算及支付。</w:t>
      </w:r>
    </w:p>
    <w:p w14:paraId="51EE999B">
      <w:pPr>
        <w:pStyle w:val="3"/>
        <w:spacing w:before="151" w:line="433" w:lineRule="auto"/>
        <w:ind w:left="623" w:right="70" w:hanging="356"/>
      </w:pPr>
      <w:r>
        <w:rPr>
          <w:spacing w:val="12"/>
        </w:rPr>
        <w:t>3.4</w:t>
      </w:r>
      <w:r>
        <w:rPr>
          <w:spacing w:val="-21"/>
        </w:rPr>
        <w:t xml:space="preserve"> </w:t>
      </w:r>
      <w:r>
        <w:rPr>
          <w:spacing w:val="12"/>
        </w:rPr>
        <w:t>甲方</w:t>
      </w:r>
      <w:r>
        <w:rPr>
          <w:spacing w:val="12"/>
          <w:sz w:val="18"/>
          <w:szCs w:val="18"/>
        </w:rPr>
        <w:t>及关联公司</w:t>
      </w:r>
      <w:r>
        <w:rPr>
          <w:spacing w:val="12"/>
        </w:rPr>
        <w:t>可采用银行转账或支票支付形式将款</w:t>
      </w:r>
      <w:r>
        <w:rPr>
          <w:spacing w:val="11"/>
        </w:rPr>
        <w:t>项支付至如下乙方账户，乙方不接受现金支付方</w:t>
      </w:r>
      <w:r>
        <w:rPr>
          <w:spacing w:val="8"/>
        </w:rPr>
        <w:t>式。若甲方</w:t>
      </w:r>
      <w:r>
        <w:rPr>
          <w:spacing w:val="8"/>
          <w:sz w:val="18"/>
          <w:szCs w:val="18"/>
        </w:rPr>
        <w:t>及关联公司</w:t>
      </w:r>
      <w:r>
        <w:rPr>
          <w:spacing w:val="8"/>
        </w:rPr>
        <w:t>委托第三方向乙方付款，则甲方应提前书面告知乙方，且向乙方出具书面的代付</w:t>
      </w:r>
      <w:r>
        <w:rPr>
          <w:spacing w:val="11"/>
        </w:rPr>
        <w:t>款说明。否则，任何第三方支付的款项不得视为甲方履行</w:t>
      </w:r>
      <w:r>
        <w:rPr>
          <w:spacing w:val="10"/>
        </w:rPr>
        <w:t>本协议项下之付款义务，乙方有权要求甲方</w:t>
      </w:r>
      <w:r>
        <w:rPr>
          <w:spacing w:val="6"/>
        </w:rPr>
        <w:t>继续支付款项。</w:t>
      </w:r>
    </w:p>
    <w:p w14:paraId="52188A06">
      <w:pPr>
        <w:pStyle w:val="3"/>
        <w:spacing w:before="152" w:line="228" w:lineRule="auto"/>
        <w:ind w:left="644"/>
      </w:pPr>
      <w:r>
        <w:rPr>
          <w:spacing w:val="8"/>
        </w:rPr>
        <w:t>乙方名称：上海爱康国宾蓝十字门诊部有限公司</w:t>
      </w:r>
    </w:p>
    <w:p w14:paraId="3DCBDE6E">
      <w:pPr>
        <w:spacing w:line="310" w:lineRule="auto"/>
        <w:rPr>
          <w:rFonts w:ascii="Arial"/>
          <w:sz w:val="21"/>
        </w:rPr>
      </w:pPr>
    </w:p>
    <w:p w14:paraId="2EC5961F">
      <w:pPr>
        <w:pStyle w:val="3"/>
        <w:spacing w:before="65" w:line="228" w:lineRule="auto"/>
        <w:ind w:left="644"/>
      </w:pPr>
      <w:r>
        <w:rPr>
          <w:spacing w:val="8"/>
        </w:rPr>
        <w:t>乙方开户行：中国农业银行上海新川路支行</w:t>
      </w:r>
    </w:p>
    <w:p w14:paraId="568DE504">
      <w:pPr>
        <w:spacing w:line="310" w:lineRule="auto"/>
        <w:rPr>
          <w:rFonts w:ascii="Arial"/>
          <w:sz w:val="21"/>
        </w:rPr>
      </w:pPr>
    </w:p>
    <w:p w14:paraId="2E80275D">
      <w:pPr>
        <w:pStyle w:val="3"/>
        <w:spacing w:before="65" w:line="228" w:lineRule="auto"/>
        <w:ind w:left="644"/>
      </w:pPr>
      <w:r>
        <w:rPr>
          <w:spacing w:val="5"/>
        </w:rPr>
        <w:t>乙方银行账号：09741301040022051</w:t>
      </w:r>
    </w:p>
    <w:p w14:paraId="04E68198">
      <w:pPr>
        <w:spacing w:line="309" w:lineRule="auto"/>
        <w:rPr>
          <w:rFonts w:ascii="Arial"/>
          <w:sz w:val="21"/>
        </w:rPr>
      </w:pPr>
    </w:p>
    <w:p w14:paraId="654D4755">
      <w:pPr>
        <w:pStyle w:val="3"/>
        <w:spacing w:before="66" w:line="433" w:lineRule="auto"/>
        <w:ind w:left="624" w:right="73"/>
      </w:pPr>
      <w:r>
        <w:rPr>
          <w:spacing w:val="10"/>
        </w:rPr>
        <w:t>上述账户是乙方唯一收款账户，在未经乙方书面同意的情</w:t>
      </w:r>
      <w:r>
        <w:rPr>
          <w:spacing w:val="9"/>
        </w:rPr>
        <w:t>况下，</w:t>
      </w:r>
      <w:r>
        <w:rPr>
          <w:spacing w:val="-57"/>
        </w:rPr>
        <w:t xml:space="preserve"> </w:t>
      </w:r>
      <w:r>
        <w:rPr>
          <w:spacing w:val="9"/>
        </w:rPr>
        <w:t>甲方不得向乙方工作人员或任何第三方支付本协议项下之任何款项，否则视为甲方未履行本协议项下之付款义务。</w:t>
      </w:r>
    </w:p>
    <w:p w14:paraId="3A9B2DF5">
      <w:pPr>
        <w:pStyle w:val="3"/>
        <w:spacing w:before="154" w:line="434" w:lineRule="auto"/>
        <w:ind w:left="629" w:right="73" w:hanging="362"/>
      </w:pPr>
      <w:r>
        <w:rPr>
          <w:spacing w:val="9"/>
        </w:rPr>
        <w:t>3.5</w:t>
      </w:r>
      <w:r>
        <w:rPr>
          <w:spacing w:val="-27"/>
        </w:rPr>
        <w:t xml:space="preserve"> </w:t>
      </w:r>
      <w:r>
        <w:rPr>
          <w:spacing w:val="9"/>
        </w:rPr>
        <w:t>乙方在收到甲方付款前向甲方开具相应金额的合法有效增值</w:t>
      </w:r>
      <w:r>
        <w:rPr>
          <w:spacing w:val="8"/>
        </w:rPr>
        <w:t>税普通电子发票，</w:t>
      </w:r>
      <w:r>
        <w:rPr>
          <w:spacing w:val="-56"/>
        </w:rPr>
        <w:t xml:space="preserve"> </w:t>
      </w:r>
      <w:r>
        <w:rPr>
          <w:spacing w:val="8"/>
        </w:rPr>
        <w:t>甲方的发票开具信息如</w:t>
      </w:r>
      <w:r>
        <w:rPr>
          <w:spacing w:val="-3"/>
        </w:rPr>
        <w:t>下：</w:t>
      </w:r>
    </w:p>
    <w:p w14:paraId="5F9DD2DA">
      <w:pPr>
        <w:pStyle w:val="3"/>
        <w:spacing w:before="151" w:line="227" w:lineRule="auto"/>
        <w:ind w:left="650"/>
      </w:pPr>
      <w:r>
        <w:rPr>
          <w:spacing w:val="7"/>
        </w:rPr>
        <w:t>甲方名称：上海弈工分信息科技有限公司</w:t>
      </w:r>
    </w:p>
    <w:p w14:paraId="217325B1">
      <w:pPr>
        <w:spacing w:line="311" w:lineRule="auto"/>
        <w:rPr>
          <w:rFonts w:ascii="Arial"/>
          <w:sz w:val="21"/>
        </w:rPr>
      </w:pPr>
    </w:p>
    <w:p w14:paraId="6732E69D">
      <w:pPr>
        <w:pStyle w:val="3"/>
        <w:spacing w:before="66" w:line="228" w:lineRule="auto"/>
        <w:ind w:left="650"/>
        <w:rPr>
          <w:rFonts w:ascii="Times New Roman" w:hAnsi="Times New Roman" w:eastAsia="Times New Roman" w:cs="Times New Roman"/>
        </w:rPr>
      </w:pPr>
      <w:r>
        <w:rPr>
          <w:spacing w:val="6"/>
        </w:rPr>
        <w:t>甲方纳税人识别号：</w:t>
      </w:r>
      <w:r>
        <w:rPr>
          <w:rFonts w:ascii="Times New Roman" w:hAnsi="Times New Roman" w:eastAsia="Times New Roman" w:cs="Times New Roman"/>
          <w:spacing w:val="6"/>
        </w:rPr>
        <w:t>91310107</w:t>
      </w:r>
      <w:r>
        <w:rPr>
          <w:rFonts w:ascii="Times New Roman" w:hAnsi="Times New Roman" w:eastAsia="Times New Roman" w:cs="Times New Roman"/>
        </w:rPr>
        <w:t>MA</w:t>
      </w:r>
      <w:r>
        <w:rPr>
          <w:rFonts w:ascii="Times New Roman" w:hAnsi="Times New Roman" w:eastAsia="Times New Roman" w:cs="Times New Roman"/>
          <w:spacing w:val="6"/>
        </w:rPr>
        <w:t>1G0</w:t>
      </w:r>
      <w:r>
        <w:rPr>
          <w:rFonts w:ascii="Times New Roman" w:hAnsi="Times New Roman" w:eastAsia="Times New Roman" w:cs="Times New Roman"/>
        </w:rPr>
        <w:t>FT</w:t>
      </w:r>
      <w:r>
        <w:rPr>
          <w:rFonts w:ascii="Times New Roman" w:hAnsi="Times New Roman" w:eastAsia="Times New Roman" w:cs="Times New Roman"/>
          <w:spacing w:val="6"/>
        </w:rPr>
        <w:t>928</w:t>
      </w:r>
    </w:p>
    <w:p w14:paraId="19CF8FC3">
      <w:pPr>
        <w:spacing w:line="310" w:lineRule="auto"/>
        <w:rPr>
          <w:rFonts w:ascii="Arial"/>
          <w:sz w:val="21"/>
        </w:rPr>
      </w:pPr>
    </w:p>
    <w:p w14:paraId="259E64B8">
      <w:pPr>
        <w:pStyle w:val="3"/>
        <w:spacing w:before="65" w:line="228" w:lineRule="auto"/>
        <w:ind w:left="650"/>
      </w:pPr>
      <w:r>
        <w:rPr>
          <w:spacing w:val="7"/>
        </w:rPr>
        <w:t>甲方开户行：招商银行花木支行</w:t>
      </w:r>
    </w:p>
    <w:p w14:paraId="2C798586">
      <w:pPr>
        <w:spacing w:line="310" w:lineRule="auto"/>
        <w:rPr>
          <w:rFonts w:ascii="Arial"/>
          <w:sz w:val="21"/>
        </w:rPr>
      </w:pPr>
    </w:p>
    <w:p w14:paraId="2EFD0E0C">
      <w:pPr>
        <w:pStyle w:val="3"/>
        <w:spacing w:before="65" w:line="228" w:lineRule="auto"/>
        <w:ind w:left="650"/>
        <w:rPr>
          <w:rFonts w:ascii="Times New Roman" w:hAnsi="Times New Roman" w:eastAsia="Times New Roman" w:cs="Times New Roman"/>
        </w:rPr>
      </w:pPr>
      <w:r>
        <w:rPr>
          <w:spacing w:val="5"/>
        </w:rPr>
        <w:t>甲方银行账号：</w:t>
      </w:r>
      <w:r>
        <w:rPr>
          <w:rFonts w:ascii="Times New Roman" w:hAnsi="Times New Roman" w:eastAsia="Times New Roman" w:cs="Times New Roman"/>
          <w:spacing w:val="5"/>
        </w:rPr>
        <w:t>121925928810101</w:t>
      </w:r>
    </w:p>
    <w:p w14:paraId="0432DC00">
      <w:pPr>
        <w:spacing w:line="310" w:lineRule="auto"/>
        <w:rPr>
          <w:rFonts w:ascii="Arial"/>
          <w:sz w:val="21"/>
        </w:rPr>
      </w:pPr>
    </w:p>
    <w:p w14:paraId="760F75D6">
      <w:pPr>
        <w:pStyle w:val="3"/>
        <w:spacing w:before="66" w:line="433" w:lineRule="auto"/>
        <w:ind w:left="623" w:right="73" w:hanging="356"/>
      </w:pPr>
      <w:r>
        <w:rPr>
          <w:spacing w:val="9"/>
        </w:rPr>
        <w:t>3.6</w:t>
      </w:r>
      <w:r>
        <w:rPr>
          <w:spacing w:val="-45"/>
        </w:rPr>
        <w:t xml:space="preserve"> </w:t>
      </w:r>
      <w:r>
        <w:rPr>
          <w:spacing w:val="9"/>
        </w:rPr>
        <w:t>如果甲方不及时付款乙方有权暂停服务，</w:t>
      </w:r>
      <w:r>
        <w:rPr>
          <w:spacing w:val="-56"/>
        </w:rPr>
        <w:t xml:space="preserve"> </w:t>
      </w:r>
      <w:r>
        <w:rPr>
          <w:spacing w:val="9"/>
        </w:rPr>
        <w:t>甲方支付款项后乙方将重启服务。因甲方不按协议约定付款而导致乙方暂停服务的，乙方不承担违约责</w:t>
      </w:r>
      <w:r>
        <w:rPr>
          <w:spacing w:val="8"/>
        </w:rPr>
        <w:t>任。</w:t>
      </w:r>
    </w:p>
    <w:p w14:paraId="3C46E55D">
      <w:pPr>
        <w:pStyle w:val="3"/>
        <w:spacing w:before="152" w:line="228" w:lineRule="auto"/>
      </w:pPr>
      <w:r>
        <w:rPr>
          <w:b/>
          <w:bCs/>
          <w:spacing w:val="3"/>
        </w:rPr>
        <w:t>四、</w:t>
      </w:r>
      <w:r>
        <w:rPr>
          <w:spacing w:val="51"/>
        </w:rPr>
        <w:t xml:space="preserve">  </w:t>
      </w:r>
      <w:r>
        <w:rPr>
          <w:b/>
          <w:bCs/>
          <w:spacing w:val="3"/>
        </w:rPr>
        <w:t>双方权利与义务</w:t>
      </w:r>
    </w:p>
    <w:p w14:paraId="06937815">
      <w:pPr>
        <w:spacing w:line="310" w:lineRule="auto"/>
        <w:rPr>
          <w:rFonts w:ascii="Arial"/>
          <w:sz w:val="21"/>
        </w:rPr>
      </w:pPr>
    </w:p>
    <w:p w14:paraId="59D92F67">
      <w:pPr>
        <w:pStyle w:val="3"/>
        <w:spacing w:before="65" w:line="228" w:lineRule="auto"/>
        <w:ind w:left="262"/>
      </w:pPr>
      <w:r>
        <w:rPr>
          <w:b/>
          <w:bCs/>
          <w:spacing w:val="2"/>
        </w:rPr>
        <w:t>4.1</w:t>
      </w:r>
      <w:r>
        <w:rPr>
          <w:spacing w:val="-20"/>
        </w:rPr>
        <w:t xml:space="preserve"> </w:t>
      </w:r>
      <w:r>
        <w:rPr>
          <w:b/>
          <w:bCs/>
          <w:spacing w:val="2"/>
        </w:rPr>
        <w:t>甲方权利和义务：</w:t>
      </w:r>
    </w:p>
    <w:p w14:paraId="1947B6D1">
      <w:pPr>
        <w:spacing w:line="310" w:lineRule="auto"/>
        <w:rPr>
          <w:rFonts w:ascii="Arial"/>
          <w:sz w:val="21"/>
        </w:rPr>
      </w:pPr>
    </w:p>
    <w:p w14:paraId="3E1C6CA4">
      <w:pPr>
        <w:pStyle w:val="3"/>
        <w:spacing w:before="66" w:line="227" w:lineRule="auto"/>
        <w:ind w:left="548"/>
      </w:pPr>
      <w:r>
        <w:rPr>
          <w:spacing w:val="8"/>
        </w:rPr>
        <w:t>4.1.1</w:t>
      </w:r>
      <w:r>
        <w:rPr>
          <w:spacing w:val="-34"/>
        </w:rPr>
        <w:t xml:space="preserve"> </w:t>
      </w:r>
      <w:r>
        <w:rPr>
          <w:spacing w:val="8"/>
        </w:rPr>
        <w:t>甲方有权要求乙方为甲方人员提供优质服务，并应对乙方的服务提供必要的协助；</w:t>
      </w:r>
    </w:p>
    <w:p w14:paraId="7CEE157E">
      <w:pPr>
        <w:spacing w:line="309" w:lineRule="auto"/>
        <w:rPr>
          <w:rFonts w:ascii="Arial"/>
          <w:sz w:val="21"/>
        </w:rPr>
      </w:pPr>
    </w:p>
    <w:p w14:paraId="057EFBB8">
      <w:pPr>
        <w:pStyle w:val="3"/>
        <w:spacing w:before="65" w:line="406" w:lineRule="auto"/>
        <w:ind w:left="1115" w:hanging="567"/>
      </w:pPr>
      <w:r>
        <w:rPr>
          <w:spacing w:val="8"/>
        </w:rPr>
        <w:t>4.1.2</w:t>
      </w:r>
      <w:r>
        <w:rPr>
          <w:spacing w:val="-35"/>
        </w:rPr>
        <w:t xml:space="preserve"> </w:t>
      </w:r>
      <w:r>
        <w:rPr>
          <w:spacing w:val="8"/>
        </w:rPr>
        <w:t>甲方应在甲方人员到检前</w:t>
      </w:r>
      <w:r>
        <w:rPr>
          <w:spacing w:val="-34"/>
        </w:rPr>
        <w:t xml:space="preserve"> </w:t>
      </w:r>
      <w:r>
        <w:rPr>
          <w:spacing w:val="8"/>
        </w:rPr>
        <w:t>2</w:t>
      </w:r>
      <w:r>
        <w:rPr>
          <w:spacing w:val="-41"/>
        </w:rPr>
        <w:t xml:space="preserve"> </w:t>
      </w:r>
      <w:r>
        <w:rPr>
          <w:spacing w:val="8"/>
        </w:rPr>
        <w:t>个工作日向乙方提</w:t>
      </w:r>
      <w:r>
        <w:rPr>
          <w:spacing w:val="7"/>
        </w:rPr>
        <w:t>供本次体检甲方人员的名单及相关信息（包括：甲方人员姓名、性别及身份证号及女性婚姻状况</w:t>
      </w:r>
      <w:r>
        <w:rPr>
          <w:spacing w:val="-20"/>
        </w:rPr>
        <w:t>），</w:t>
      </w:r>
      <w:r>
        <w:rPr>
          <w:spacing w:val="7"/>
        </w:rPr>
        <w:t>同时应按乙方要求告知其甲方人员携带身份证、</w:t>
      </w:r>
      <w:r>
        <w:rPr>
          <w:spacing w:val="9"/>
        </w:rPr>
        <w:t>体检凭证等相关资料以方便乙方进行身份确认，因甲方人员未携带相关资料或体检人员与相关资料信息不一致的，或到检人员并非甲方人员，则乙方有权拒绝提供体检服务，并不因此</w:t>
      </w:r>
      <w:r>
        <w:rPr>
          <w:spacing w:val="8"/>
        </w:rPr>
        <w:t>承担任何</w:t>
      </w:r>
    </w:p>
    <w:p w14:paraId="13DD1DA7">
      <w:pPr>
        <w:spacing w:line="406" w:lineRule="auto"/>
        <w:sectPr>
          <w:footerReference r:id="rId8" w:type="default"/>
          <w:pgSz w:w="11906" w:h="16839"/>
          <w:pgMar w:top="1222" w:right="1063" w:bottom="1170" w:left="877" w:header="0" w:footer="956" w:gutter="0"/>
          <w:cols w:space="720" w:num="1"/>
        </w:sectPr>
      </w:pPr>
    </w:p>
    <w:p w14:paraId="2CB55E38">
      <w:pPr>
        <w:pStyle w:val="3"/>
        <w:spacing w:before="41" w:line="228" w:lineRule="auto"/>
        <w:ind w:left="860"/>
      </w:pPr>
      <w:r>
        <w:t>责任；</w:t>
      </w:r>
    </w:p>
    <w:p w14:paraId="65628EB1">
      <w:pPr>
        <w:spacing w:line="310" w:lineRule="auto"/>
        <w:rPr>
          <w:rFonts w:ascii="Arial"/>
          <w:sz w:val="21"/>
        </w:rPr>
      </w:pPr>
    </w:p>
    <w:p w14:paraId="2799C4B0">
      <w:pPr>
        <w:pStyle w:val="3"/>
        <w:spacing w:before="65" w:line="433" w:lineRule="auto"/>
        <w:ind w:left="851" w:right="2" w:hanging="566"/>
        <w:rPr>
          <w:highlight w:val="yellow"/>
        </w:rPr>
      </w:pPr>
      <w:r>
        <w:rPr>
          <w:spacing w:val="8"/>
        </w:rPr>
        <w:t>4.1.3</w:t>
      </w:r>
      <w:r>
        <w:rPr>
          <w:spacing w:val="-34"/>
        </w:rPr>
        <w:t xml:space="preserve"> </w:t>
      </w:r>
      <w:r>
        <w:rPr>
          <w:spacing w:val="8"/>
          <w:highlight w:val="none"/>
        </w:rPr>
        <w:t>甲方承诺向乙方提供的任何甲方人员的个人信息均获得了该甲方人员的充分授权，可供乙方用于</w:t>
      </w:r>
      <w:r>
        <w:rPr>
          <w:spacing w:val="9"/>
          <w:highlight w:val="none"/>
        </w:rPr>
        <w:t>为甲方人员提供体检服务；如因甲方未获得充分授权而造成的任何损失，由甲方对此承担</w:t>
      </w:r>
      <w:r>
        <w:rPr>
          <w:spacing w:val="8"/>
          <w:highlight w:val="none"/>
        </w:rPr>
        <w:t>一切赔</w:t>
      </w:r>
      <w:r>
        <w:rPr>
          <w:spacing w:val="5"/>
          <w:highlight w:val="none"/>
        </w:rPr>
        <w:t>偿责任；</w:t>
      </w:r>
    </w:p>
    <w:p w14:paraId="569FACC4">
      <w:pPr>
        <w:pStyle w:val="3"/>
        <w:spacing w:before="153" w:line="433" w:lineRule="auto"/>
        <w:ind w:left="857" w:hanging="572"/>
      </w:pPr>
      <w:r>
        <w:rPr>
          <w:spacing w:val="8"/>
        </w:rPr>
        <w:t>4.1.4</w:t>
      </w:r>
      <w:r>
        <w:rPr>
          <w:spacing w:val="-32"/>
        </w:rPr>
        <w:t xml:space="preserve"> </w:t>
      </w:r>
      <w:r>
        <w:rPr>
          <w:spacing w:val="8"/>
        </w:rPr>
        <w:t>甲方承诺，未经甲方人员授权不得擅自代表该甲方人员注册和登录乙方平台的个人会员账户、预约乙方的体检；因甲方未获得充分授权而造成的任何损失，</w:t>
      </w:r>
      <w:r>
        <w:rPr>
          <w:spacing w:val="-46"/>
        </w:rPr>
        <w:t xml:space="preserve"> </w:t>
      </w:r>
      <w:r>
        <w:rPr>
          <w:spacing w:val="8"/>
        </w:rPr>
        <w:t>由甲方对此承担一切赔偿责任；</w:t>
      </w:r>
    </w:p>
    <w:p w14:paraId="6F2A347B">
      <w:pPr>
        <w:pStyle w:val="3"/>
        <w:spacing w:before="152" w:line="228" w:lineRule="auto"/>
        <w:ind w:left="285"/>
      </w:pPr>
      <w:r>
        <w:rPr>
          <w:spacing w:val="5"/>
        </w:rPr>
        <w:t>4.1.5</w:t>
      </w:r>
      <w:r>
        <w:rPr>
          <w:spacing w:val="-32"/>
        </w:rPr>
        <w:t xml:space="preserve"> </w:t>
      </w:r>
      <w:r>
        <w:rPr>
          <w:spacing w:val="5"/>
        </w:rPr>
        <w:t>甲方</w:t>
      </w:r>
      <w:r>
        <w:rPr>
          <w:spacing w:val="5"/>
          <w:sz w:val="18"/>
          <w:szCs w:val="18"/>
        </w:rPr>
        <w:t>及关联公司</w:t>
      </w:r>
      <w:r>
        <w:rPr>
          <w:spacing w:val="5"/>
        </w:rPr>
        <w:t>按协议约定向乙方支付体检费用；</w:t>
      </w:r>
    </w:p>
    <w:p w14:paraId="1939DEE5">
      <w:pPr>
        <w:spacing w:line="311" w:lineRule="auto"/>
        <w:rPr>
          <w:rFonts w:ascii="Arial"/>
          <w:sz w:val="21"/>
        </w:rPr>
      </w:pPr>
    </w:p>
    <w:p w14:paraId="74A6D3D7">
      <w:pPr>
        <w:pStyle w:val="3"/>
        <w:spacing w:before="65" w:line="433" w:lineRule="auto"/>
        <w:ind w:left="852" w:right="2" w:hanging="567"/>
        <w:rPr>
          <w:highlight w:val="yellow"/>
        </w:rPr>
      </w:pPr>
      <w:r>
        <w:rPr>
          <w:spacing w:val="13"/>
        </w:rPr>
        <w:t>4.1.6</w:t>
      </w:r>
      <w:r>
        <w:rPr>
          <w:spacing w:val="-35"/>
        </w:rPr>
        <w:t xml:space="preserve"> </w:t>
      </w:r>
      <w:commentRangeStart w:id="1"/>
      <w:r>
        <w:rPr>
          <w:spacing w:val="13"/>
          <w:highlight w:val="yellow"/>
        </w:rPr>
        <w:t>甲方在合作期限内应优先考虑乙方作为其主要</w:t>
      </w:r>
      <w:r>
        <w:rPr>
          <w:spacing w:val="12"/>
          <w:highlight w:val="yellow"/>
        </w:rPr>
        <w:t>供应商与甲方员工和高管提供其他涉及健康管理</w:t>
      </w:r>
      <w:r>
        <w:rPr>
          <w:spacing w:val="7"/>
          <w:highlight w:val="yellow"/>
        </w:rPr>
        <w:t>领域的产品与服务；</w:t>
      </w:r>
      <w:commentRangeEnd w:id="1"/>
      <w:r>
        <w:commentReference w:id="1"/>
      </w:r>
    </w:p>
    <w:p w14:paraId="33568239">
      <w:pPr>
        <w:pStyle w:val="3"/>
        <w:spacing w:before="152" w:line="433" w:lineRule="auto"/>
        <w:ind w:left="853" w:hanging="568"/>
      </w:pPr>
      <w:r>
        <w:rPr>
          <w:spacing w:val="10"/>
        </w:rPr>
        <w:t>4.1.7若甲方需要统一收取并查看其员工或</w:t>
      </w:r>
      <w:r>
        <w:rPr>
          <w:spacing w:val="9"/>
        </w:rPr>
        <w:t>高管的体检报告或获取员工或高管的体检信息，则甲方承诺已事先取得其员工或高管的书面明示同意（具体见附件</w:t>
      </w:r>
      <w:r>
        <w:rPr>
          <w:spacing w:val="-24"/>
        </w:rPr>
        <w:t xml:space="preserve"> </w:t>
      </w:r>
      <w:r>
        <w:rPr>
          <w:spacing w:val="9"/>
        </w:rPr>
        <w:t>1《个人体检信息披露授权书》</w:t>
      </w:r>
      <w:r>
        <w:rPr>
          <w:spacing w:val="-58"/>
        </w:rPr>
        <w:t xml:space="preserve"> </w:t>
      </w:r>
      <w:r>
        <w:rPr>
          <w:spacing w:val="-1"/>
        </w:rPr>
        <w:t>），</w:t>
      </w:r>
      <w:r>
        <w:rPr>
          <w:spacing w:val="8"/>
        </w:rPr>
        <w:t>且本</w:t>
      </w:r>
      <w:r>
        <w:rPr>
          <w:spacing w:val="9"/>
        </w:rPr>
        <w:t>协议其他条款涉及的甲方人员授权或同意不得被理解为本条下的书面明示同意；否则由此导</w:t>
      </w:r>
      <w:r>
        <w:rPr>
          <w:spacing w:val="8"/>
        </w:rPr>
        <w:t>致的纠纷由甲方自行解决，乙方或甲方人员由此受到任何损失的，</w:t>
      </w:r>
      <w:r>
        <w:rPr>
          <w:spacing w:val="-42"/>
        </w:rPr>
        <w:t xml:space="preserve"> </w:t>
      </w:r>
      <w:r>
        <w:rPr>
          <w:spacing w:val="8"/>
        </w:rPr>
        <w:t>甲方对此承担一切赔偿责任；</w:t>
      </w:r>
    </w:p>
    <w:p w14:paraId="3C8CC6A8">
      <w:pPr>
        <w:pStyle w:val="3"/>
        <w:spacing w:before="154" w:line="432" w:lineRule="auto"/>
        <w:ind w:left="856" w:hanging="571"/>
      </w:pPr>
      <w:r>
        <w:rPr>
          <w:spacing w:val="10"/>
        </w:rPr>
        <w:t>4.1.8若甲方代甲方人员收取体检报告，甲</w:t>
      </w:r>
      <w:r>
        <w:rPr>
          <w:spacing w:val="9"/>
        </w:rPr>
        <w:t>方承诺已取得该甲方人员的同意；未经该甲方人员书面明示同意，甲方不得拆开代收的体检报告；除非该甲方人员另有指示，甲方应明确告知乙</w:t>
      </w:r>
      <w:r>
        <w:rPr>
          <w:spacing w:val="8"/>
        </w:rPr>
        <w:t>方代收的方</w:t>
      </w:r>
      <w:r>
        <w:rPr>
          <w:spacing w:val="9"/>
        </w:rPr>
        <w:t>式（如邮箱地址），并保障代收的体检报告的数据安全；甲方人员有权决定或更正</w:t>
      </w:r>
      <w:r>
        <w:rPr>
          <w:spacing w:val="8"/>
        </w:rPr>
        <w:t>其获取体检报告的方式，</w:t>
      </w:r>
      <w:r>
        <w:rPr>
          <w:spacing w:val="-44"/>
        </w:rPr>
        <w:t xml:space="preserve"> </w:t>
      </w:r>
      <w:r>
        <w:rPr>
          <w:spacing w:val="8"/>
        </w:rPr>
        <w:t>甲方不得以甲方人员拒绝甲方代收体检报告为由，拒绝履行本协议下甲方的义务；</w:t>
      </w:r>
    </w:p>
    <w:p w14:paraId="77552275">
      <w:pPr>
        <w:pStyle w:val="3"/>
        <w:spacing w:before="155" w:line="433" w:lineRule="auto"/>
        <w:ind w:left="877" w:right="2" w:hanging="592"/>
      </w:pPr>
      <w:r>
        <w:rPr>
          <w:spacing w:val="8"/>
        </w:rPr>
        <w:t>4.1.9</w:t>
      </w:r>
      <w:r>
        <w:rPr>
          <w:spacing w:val="-34"/>
        </w:rPr>
        <w:t xml:space="preserve"> </w:t>
      </w:r>
      <w:r>
        <w:rPr>
          <w:spacing w:val="8"/>
        </w:rPr>
        <w:t>甲方负有保密义务，在未获得乙方书面允许的情况下，不得向第三方披露有关乙方的数据资料和</w:t>
      </w:r>
      <w:r>
        <w:rPr>
          <w:spacing w:val="7"/>
        </w:rPr>
        <w:t>内容，以及任何与本协议有关的信息。</w:t>
      </w:r>
    </w:p>
    <w:p w14:paraId="78482508">
      <w:pPr>
        <w:pStyle w:val="3"/>
        <w:spacing w:before="153" w:line="228" w:lineRule="auto"/>
      </w:pPr>
      <w:r>
        <w:rPr>
          <w:b/>
          <w:bCs/>
          <w:spacing w:val="2"/>
        </w:rPr>
        <w:t>4.2</w:t>
      </w:r>
      <w:r>
        <w:rPr>
          <w:spacing w:val="-20"/>
        </w:rPr>
        <w:t xml:space="preserve"> </w:t>
      </w:r>
      <w:r>
        <w:rPr>
          <w:b/>
          <w:bCs/>
          <w:spacing w:val="2"/>
        </w:rPr>
        <w:t>乙方权利和义务：</w:t>
      </w:r>
    </w:p>
    <w:p w14:paraId="0E6D0EA6">
      <w:pPr>
        <w:spacing w:line="310" w:lineRule="auto"/>
        <w:rPr>
          <w:rFonts w:ascii="Arial"/>
          <w:sz w:val="21"/>
        </w:rPr>
      </w:pPr>
    </w:p>
    <w:p w14:paraId="25505185">
      <w:pPr>
        <w:pStyle w:val="3"/>
        <w:spacing w:before="65" w:line="228" w:lineRule="auto"/>
        <w:ind w:left="285"/>
      </w:pPr>
      <w:r>
        <w:rPr>
          <w:spacing w:val="6"/>
        </w:rPr>
        <w:t>4.2.1</w:t>
      </w:r>
      <w:r>
        <w:rPr>
          <w:spacing w:val="-23"/>
        </w:rPr>
        <w:t xml:space="preserve"> </w:t>
      </w:r>
      <w:r>
        <w:rPr>
          <w:spacing w:val="6"/>
        </w:rPr>
        <w:t>乙方有权按协议约定要求甲方按期付款；</w:t>
      </w:r>
    </w:p>
    <w:p w14:paraId="4D835D04">
      <w:pPr>
        <w:spacing w:line="310" w:lineRule="auto"/>
        <w:rPr>
          <w:rFonts w:ascii="Arial"/>
          <w:sz w:val="21"/>
        </w:rPr>
      </w:pPr>
    </w:p>
    <w:p w14:paraId="46D81901">
      <w:pPr>
        <w:pStyle w:val="3"/>
        <w:spacing w:before="65" w:line="227" w:lineRule="auto"/>
        <w:ind w:left="285"/>
      </w:pPr>
      <w:r>
        <w:rPr>
          <w:spacing w:val="7"/>
        </w:rPr>
        <w:t>4.2.2</w:t>
      </w:r>
      <w:r>
        <w:rPr>
          <w:spacing w:val="-28"/>
        </w:rPr>
        <w:t xml:space="preserve"> </w:t>
      </w:r>
      <w:r>
        <w:rPr>
          <w:spacing w:val="7"/>
        </w:rPr>
        <w:t>乙方应按本协议约定的时间及方式安排甲方人员体检；</w:t>
      </w:r>
    </w:p>
    <w:p w14:paraId="4A1032B6">
      <w:pPr>
        <w:spacing w:line="311" w:lineRule="auto"/>
        <w:rPr>
          <w:rFonts w:ascii="Arial"/>
          <w:sz w:val="21"/>
        </w:rPr>
      </w:pPr>
    </w:p>
    <w:p w14:paraId="78D4D28F">
      <w:pPr>
        <w:pStyle w:val="3"/>
        <w:spacing w:before="66" w:line="227" w:lineRule="auto"/>
        <w:ind w:left="285"/>
      </w:pPr>
      <w:r>
        <w:rPr>
          <w:spacing w:val="6"/>
        </w:rPr>
        <w:t>4.2.3</w:t>
      </w:r>
      <w:r>
        <w:rPr>
          <w:spacing w:val="-40"/>
        </w:rPr>
        <w:t xml:space="preserve"> </w:t>
      </w:r>
      <w:r>
        <w:rPr>
          <w:spacing w:val="6"/>
        </w:rPr>
        <w:t>乙方有权向甲方人员宣传“健康管理</w:t>
      </w:r>
      <w:r>
        <w:rPr>
          <w:spacing w:val="-70"/>
        </w:rPr>
        <w:t xml:space="preserve"> </w:t>
      </w:r>
      <w:r>
        <w:rPr>
          <w:spacing w:val="6"/>
        </w:rPr>
        <w:t>”的理念；</w:t>
      </w:r>
    </w:p>
    <w:p w14:paraId="04A0D162">
      <w:pPr>
        <w:spacing w:line="311" w:lineRule="auto"/>
        <w:rPr>
          <w:rFonts w:ascii="Arial"/>
          <w:sz w:val="21"/>
        </w:rPr>
      </w:pPr>
    </w:p>
    <w:p w14:paraId="22E641D8">
      <w:pPr>
        <w:pStyle w:val="3"/>
        <w:spacing w:before="65" w:line="433" w:lineRule="auto"/>
        <w:ind w:left="877" w:hanging="592"/>
        <w:rPr>
          <w:rFonts w:hint="default" w:eastAsia="宋体"/>
          <w:lang w:val="en-US" w:eastAsia="zh-CN"/>
        </w:rPr>
      </w:pPr>
      <w:r>
        <w:rPr>
          <w:spacing w:val="8"/>
        </w:rPr>
        <w:t>4.2.4</w:t>
      </w:r>
      <w:r>
        <w:rPr>
          <w:spacing w:val="-32"/>
        </w:rPr>
        <w:t xml:space="preserve"> </w:t>
      </w:r>
      <w:r>
        <w:rPr>
          <w:spacing w:val="8"/>
        </w:rPr>
        <w:t>乙方负有保密义务，在未获得甲方书面允许的情况下，不得向第三方披露有关甲方的数据资料和</w:t>
      </w:r>
      <w:r>
        <w:rPr>
          <w:spacing w:val="7"/>
        </w:rPr>
        <w:t>内容，以及任何与本协议有关的信息。</w:t>
      </w:r>
      <w:ins w:id="0" w:author="安小懒猪." w:date="2026-06-24T14:14:39Z">
        <w:r>
          <w:rPr>
            <w:rFonts w:hint="eastAsia"/>
            <w:spacing w:val="7"/>
            <w:lang w:val="en-US" w:eastAsia="zh-CN"/>
          </w:rPr>
          <w:t>若</w:t>
        </w:r>
      </w:ins>
      <w:ins w:id="1" w:author="安小懒猪." w:date="2026-06-24T14:14:42Z">
        <w:r>
          <w:rPr>
            <w:rFonts w:hint="eastAsia"/>
            <w:spacing w:val="7"/>
            <w:lang w:val="en-US" w:eastAsia="zh-CN"/>
          </w:rPr>
          <w:t>乙方</w:t>
        </w:r>
      </w:ins>
      <w:ins w:id="2" w:author="安小懒猪." w:date="2026-06-24T14:14:44Z">
        <w:r>
          <w:rPr>
            <w:rFonts w:hint="eastAsia"/>
            <w:spacing w:val="7"/>
            <w:lang w:val="en-US" w:eastAsia="zh-CN"/>
          </w:rPr>
          <w:t>未经甲方</w:t>
        </w:r>
      </w:ins>
      <w:ins w:id="3" w:author="安小懒猪." w:date="2026-06-24T14:15:02Z">
        <w:r>
          <w:rPr>
            <w:rFonts w:hint="eastAsia"/>
            <w:spacing w:val="7"/>
            <w:lang w:val="en-US" w:eastAsia="zh-CN"/>
          </w:rPr>
          <w:t>许可</w:t>
        </w:r>
      </w:ins>
      <w:ins w:id="4" w:author="安小懒猪." w:date="2026-06-24T14:15:07Z">
        <w:r>
          <w:rPr>
            <w:rFonts w:hint="eastAsia"/>
            <w:spacing w:val="7"/>
            <w:lang w:val="en-US" w:eastAsia="zh-CN"/>
          </w:rPr>
          <w:t>泄露</w:t>
        </w:r>
      </w:ins>
      <w:ins w:id="5" w:author="安小懒猪." w:date="2026-06-24T14:15:08Z">
        <w:r>
          <w:rPr>
            <w:rFonts w:hint="eastAsia"/>
            <w:spacing w:val="7"/>
            <w:lang w:val="en-US" w:eastAsia="zh-CN"/>
          </w:rPr>
          <w:t>任何</w:t>
        </w:r>
      </w:ins>
      <w:ins w:id="6" w:author="安小懒猪." w:date="2026-06-24T14:15:11Z">
        <w:r>
          <w:rPr>
            <w:rFonts w:hint="eastAsia"/>
            <w:spacing w:val="7"/>
            <w:lang w:val="en-US" w:eastAsia="zh-CN"/>
          </w:rPr>
          <w:t>甲方</w:t>
        </w:r>
      </w:ins>
      <w:ins w:id="7" w:author="安小懒猪." w:date="2026-06-24T14:15:18Z">
        <w:r>
          <w:rPr>
            <w:rFonts w:hint="eastAsia"/>
            <w:spacing w:val="7"/>
            <w:lang w:val="en-US" w:eastAsia="zh-CN"/>
          </w:rPr>
          <w:t>数据</w:t>
        </w:r>
      </w:ins>
      <w:ins w:id="8" w:author="安小懒猪." w:date="2026-06-24T14:15:35Z">
        <w:r>
          <w:rPr>
            <w:rFonts w:hint="eastAsia"/>
            <w:spacing w:val="7"/>
            <w:lang w:val="en-US" w:eastAsia="zh-CN"/>
          </w:rPr>
          <w:t>、</w:t>
        </w:r>
      </w:ins>
      <w:ins w:id="9" w:author="安小懒猪." w:date="2026-06-24T14:15:37Z">
        <w:r>
          <w:rPr>
            <w:rFonts w:hint="eastAsia"/>
            <w:spacing w:val="7"/>
            <w:lang w:val="en-US" w:eastAsia="zh-CN"/>
          </w:rPr>
          <w:t>资料</w:t>
        </w:r>
      </w:ins>
      <w:ins w:id="10" w:author="安小懒猪." w:date="2026-06-24T14:15:18Z">
        <w:r>
          <w:rPr>
            <w:rFonts w:hint="eastAsia"/>
            <w:spacing w:val="7"/>
            <w:lang w:val="en-US" w:eastAsia="zh-CN"/>
          </w:rPr>
          <w:t>及信息</w:t>
        </w:r>
      </w:ins>
      <w:ins w:id="11" w:author="安小懒猪." w:date="2026-06-24T14:15:21Z">
        <w:r>
          <w:rPr>
            <w:rFonts w:hint="eastAsia"/>
            <w:spacing w:val="7"/>
            <w:lang w:val="en-US" w:eastAsia="zh-CN"/>
          </w:rPr>
          <w:t>均应承担</w:t>
        </w:r>
      </w:ins>
      <w:ins w:id="12" w:author="安小懒猪." w:date="2026-06-24T14:15:40Z">
        <w:r>
          <w:rPr>
            <w:rFonts w:hint="eastAsia"/>
            <w:spacing w:val="7"/>
            <w:lang w:val="en-US" w:eastAsia="zh-CN"/>
          </w:rPr>
          <w:t>相应的</w:t>
        </w:r>
      </w:ins>
      <w:ins w:id="13" w:author="安小懒猪." w:date="2026-06-24T14:15:49Z">
        <w:r>
          <w:rPr>
            <w:rFonts w:hint="eastAsia"/>
            <w:spacing w:val="7"/>
            <w:lang w:val="en-US" w:eastAsia="zh-CN"/>
          </w:rPr>
          <w:t>全部责任</w:t>
        </w:r>
      </w:ins>
      <w:ins w:id="14" w:author="安小懒猪." w:date="2026-06-24T14:15:50Z">
        <w:r>
          <w:rPr>
            <w:rFonts w:hint="eastAsia"/>
            <w:spacing w:val="7"/>
            <w:lang w:val="en-US" w:eastAsia="zh-CN"/>
          </w:rPr>
          <w:t>。</w:t>
        </w:r>
      </w:ins>
    </w:p>
    <w:p w14:paraId="3A8D3370">
      <w:pPr>
        <w:pStyle w:val="3"/>
        <w:spacing w:before="154" w:line="229" w:lineRule="auto"/>
      </w:pPr>
      <w:r>
        <w:rPr>
          <w:b/>
          <w:bCs/>
          <w:spacing w:val="4"/>
        </w:rPr>
        <w:t>4.3</w:t>
      </w:r>
      <w:r>
        <w:rPr>
          <w:spacing w:val="-46"/>
        </w:rPr>
        <w:t xml:space="preserve"> </w:t>
      </w:r>
      <w:r>
        <w:rPr>
          <w:b/>
          <w:bCs/>
          <w:spacing w:val="4"/>
        </w:rPr>
        <w:t>双方联系人</w:t>
      </w:r>
    </w:p>
    <w:p w14:paraId="41360165">
      <w:pPr>
        <w:spacing w:line="229" w:lineRule="auto"/>
        <w:sectPr>
          <w:footerReference r:id="rId9" w:type="default"/>
          <w:pgSz w:w="11906" w:h="16839"/>
          <w:pgMar w:top="1222" w:right="1134" w:bottom="1170" w:left="1140" w:header="0" w:footer="956" w:gutter="0"/>
          <w:cols w:space="720" w:num="1"/>
        </w:sectPr>
      </w:pPr>
    </w:p>
    <w:p w14:paraId="3DEBA283">
      <w:pPr>
        <w:pStyle w:val="3"/>
        <w:spacing w:before="41" w:line="433" w:lineRule="auto"/>
        <w:ind w:left="1133" w:right="70" w:hanging="567"/>
      </w:pPr>
      <w:r>
        <w:rPr>
          <w:spacing w:val="10"/>
        </w:rPr>
        <w:t>4.3.1本协议项下要求或发出的所有通知和</w:t>
      </w:r>
      <w:r>
        <w:rPr>
          <w:spacing w:val="9"/>
        </w:rPr>
        <w:t>其他通信应通过专人递送、挂号邮寄、邮资预付或商业快递服务或传真的方式发到各方下列地址。每一通知还应再以电子邮件送达。该等通知视为</w:t>
      </w:r>
      <w:r>
        <w:rPr>
          <w:spacing w:val="8"/>
        </w:rPr>
        <w:t>有效送达</w:t>
      </w:r>
      <w:r>
        <w:rPr>
          <w:spacing w:val="7"/>
        </w:rPr>
        <w:t>的日期按如下方式：</w:t>
      </w:r>
    </w:p>
    <w:p w14:paraId="5C61937C">
      <w:pPr>
        <w:pStyle w:val="3"/>
        <w:spacing w:before="152" w:line="228" w:lineRule="auto"/>
        <w:ind w:left="877"/>
      </w:pPr>
      <w:r>
        <w:rPr>
          <w:spacing w:val="4"/>
        </w:rPr>
        <w:t>甲方地址：上海市普陀区富平路</w:t>
      </w:r>
      <w:r>
        <w:rPr>
          <w:spacing w:val="-21"/>
        </w:rPr>
        <w:t xml:space="preserve"> </w:t>
      </w:r>
      <w:r>
        <w:rPr>
          <w:rFonts w:ascii="Times New Roman" w:hAnsi="Times New Roman" w:eastAsia="Times New Roman" w:cs="Times New Roman"/>
          <w:spacing w:val="4"/>
        </w:rPr>
        <w:t>99</w:t>
      </w:r>
      <w:r>
        <w:rPr>
          <w:rFonts w:ascii="Times New Roman" w:hAnsi="Times New Roman" w:eastAsia="Times New Roman" w:cs="Times New Roman"/>
          <w:spacing w:val="17"/>
          <w:w w:val="101"/>
        </w:rPr>
        <w:t xml:space="preserve"> </w:t>
      </w:r>
      <w:r>
        <w:rPr>
          <w:spacing w:val="4"/>
        </w:rPr>
        <w:t>号</w:t>
      </w:r>
      <w:r>
        <w:rPr>
          <w:spacing w:val="-40"/>
        </w:rPr>
        <w:t xml:space="preserve"> </w:t>
      </w:r>
      <w:r>
        <w:rPr>
          <w:rFonts w:ascii="Times New Roman" w:hAnsi="Times New Roman" w:eastAsia="Times New Roman" w:cs="Times New Roman"/>
          <w:spacing w:val="4"/>
        </w:rPr>
        <w:t>C</w:t>
      </w:r>
      <w:r>
        <w:rPr>
          <w:rFonts w:ascii="Times New Roman" w:hAnsi="Times New Roman" w:eastAsia="Times New Roman" w:cs="Times New Roman"/>
          <w:spacing w:val="29"/>
        </w:rPr>
        <w:t xml:space="preserve"> </w:t>
      </w:r>
      <w:r>
        <w:rPr>
          <w:spacing w:val="4"/>
        </w:rPr>
        <w:t>区二楼</w:t>
      </w:r>
    </w:p>
    <w:p w14:paraId="09FCFFE0">
      <w:pPr>
        <w:spacing w:line="310" w:lineRule="auto"/>
        <w:rPr>
          <w:rFonts w:ascii="Arial"/>
          <w:sz w:val="21"/>
        </w:rPr>
      </w:pPr>
    </w:p>
    <w:p w14:paraId="0FD33F1A">
      <w:pPr>
        <w:pStyle w:val="3"/>
        <w:spacing w:before="65" w:line="228" w:lineRule="auto"/>
        <w:ind w:left="877"/>
      </w:pPr>
      <w:r>
        <w:rPr>
          <w:spacing w:val="5"/>
        </w:rPr>
        <w:t>甲方联系人：黄燕婷</w:t>
      </w:r>
    </w:p>
    <w:p w14:paraId="0D5FBE25">
      <w:pPr>
        <w:spacing w:line="310" w:lineRule="auto"/>
        <w:rPr>
          <w:rFonts w:ascii="Arial"/>
          <w:sz w:val="21"/>
        </w:rPr>
      </w:pPr>
    </w:p>
    <w:p w14:paraId="5D37D446">
      <w:pPr>
        <w:pStyle w:val="3"/>
        <w:spacing w:before="65" w:line="229" w:lineRule="auto"/>
        <w:ind w:left="877"/>
      </w:pPr>
      <w:r>
        <w:rPr>
          <w:spacing w:val="4"/>
        </w:rPr>
        <w:t>甲方电话：18068642770</w:t>
      </w:r>
    </w:p>
    <w:p w14:paraId="4CDDE959">
      <w:pPr>
        <w:spacing w:line="308" w:lineRule="auto"/>
        <w:rPr>
          <w:rFonts w:ascii="Arial"/>
          <w:sz w:val="21"/>
        </w:rPr>
      </w:pPr>
    </w:p>
    <w:p w14:paraId="2722481C">
      <w:pPr>
        <w:pStyle w:val="3"/>
        <w:spacing w:before="65" w:line="227" w:lineRule="auto"/>
        <w:ind w:left="870"/>
      </w:pPr>
      <w:r>
        <w:rPr>
          <w:spacing w:val="6"/>
        </w:rPr>
        <w:t>乙方地址：上海市静安区天目西路</w:t>
      </w:r>
      <w:r>
        <w:rPr>
          <w:spacing w:val="-18"/>
        </w:rPr>
        <w:t xml:space="preserve"> </w:t>
      </w:r>
      <w:r>
        <w:rPr>
          <w:spacing w:val="6"/>
        </w:rPr>
        <w:t>218</w:t>
      </w:r>
      <w:r>
        <w:rPr>
          <w:spacing w:val="-36"/>
        </w:rPr>
        <w:t xml:space="preserve"> </w:t>
      </w:r>
      <w:r>
        <w:rPr>
          <w:spacing w:val="6"/>
        </w:rPr>
        <w:t>号嘉里不夜城第一座</w:t>
      </w:r>
      <w:r>
        <w:rPr>
          <w:spacing w:val="-35"/>
        </w:rPr>
        <w:t xml:space="preserve"> </w:t>
      </w:r>
      <w:r>
        <w:rPr>
          <w:spacing w:val="6"/>
        </w:rPr>
        <w:t>30</w:t>
      </w:r>
      <w:r>
        <w:rPr>
          <w:spacing w:val="-38"/>
        </w:rPr>
        <w:t xml:space="preserve"> </w:t>
      </w:r>
      <w:r>
        <w:rPr>
          <w:spacing w:val="6"/>
        </w:rPr>
        <w:t>层</w:t>
      </w:r>
    </w:p>
    <w:p w14:paraId="6874ADEF">
      <w:pPr>
        <w:spacing w:line="310" w:lineRule="auto"/>
        <w:rPr>
          <w:rFonts w:ascii="Arial"/>
          <w:sz w:val="21"/>
        </w:rPr>
      </w:pPr>
    </w:p>
    <w:p w14:paraId="35651B9F">
      <w:pPr>
        <w:pStyle w:val="3"/>
        <w:spacing w:before="66" w:line="228" w:lineRule="auto"/>
        <w:ind w:left="870"/>
      </w:pPr>
      <w:r>
        <w:rPr>
          <w:spacing w:val="6"/>
        </w:rPr>
        <w:t>乙方联系人：王树辉</w:t>
      </w:r>
    </w:p>
    <w:p w14:paraId="0F770204">
      <w:pPr>
        <w:spacing w:line="310" w:lineRule="auto"/>
        <w:rPr>
          <w:rFonts w:ascii="Arial"/>
          <w:sz w:val="21"/>
        </w:rPr>
      </w:pPr>
    </w:p>
    <w:p w14:paraId="3FBD565C">
      <w:pPr>
        <w:pStyle w:val="3"/>
        <w:spacing w:before="66" w:line="229" w:lineRule="auto"/>
        <w:ind w:left="870"/>
      </w:pPr>
      <w:r>
        <w:rPr>
          <w:spacing w:val="4"/>
        </w:rPr>
        <w:t>乙方电话：18221277961</w:t>
      </w:r>
    </w:p>
    <w:p w14:paraId="549965F9">
      <w:pPr>
        <w:spacing w:line="308" w:lineRule="auto"/>
        <w:rPr>
          <w:rFonts w:ascii="Arial"/>
          <w:sz w:val="21"/>
        </w:rPr>
      </w:pPr>
    </w:p>
    <w:p w14:paraId="42893833">
      <w:pPr>
        <w:pStyle w:val="3"/>
        <w:spacing w:before="65" w:line="434" w:lineRule="auto"/>
        <w:ind w:left="1131" w:right="73" w:hanging="565"/>
      </w:pPr>
      <w:r>
        <w:rPr>
          <w:spacing w:val="10"/>
        </w:rPr>
        <w:t>4.3.2通知如果是以专人递送、快递服</w:t>
      </w:r>
      <w:r>
        <w:rPr>
          <w:spacing w:val="9"/>
        </w:rPr>
        <w:t>务或挂号邮寄、邮资预付发出的，则以于设定为通知的地址在发</w:t>
      </w:r>
      <w:r>
        <w:rPr>
          <w:spacing w:val="8"/>
        </w:rPr>
        <w:t>送之日为有效送达日。</w:t>
      </w:r>
    </w:p>
    <w:p w14:paraId="514170E8">
      <w:pPr>
        <w:pStyle w:val="3"/>
        <w:spacing w:before="153" w:line="433" w:lineRule="auto"/>
        <w:ind w:left="1136" w:right="73" w:hanging="570"/>
      </w:pPr>
      <w:r>
        <w:rPr>
          <w:spacing w:val="10"/>
        </w:rPr>
        <w:t>4.3.3任何一方如需更换联系人应及时</w:t>
      </w:r>
      <w:r>
        <w:rPr>
          <w:spacing w:val="9"/>
        </w:rPr>
        <w:t>以书面形式通知对方，若因未能及时更换联系人而遭受的损失自</w:t>
      </w:r>
      <w:r>
        <w:rPr>
          <w:spacing w:val="4"/>
        </w:rPr>
        <w:t>行承担。</w:t>
      </w:r>
    </w:p>
    <w:p w14:paraId="6BEFDBB2">
      <w:pPr>
        <w:pStyle w:val="3"/>
        <w:spacing w:before="153" w:line="228" w:lineRule="auto"/>
        <w:ind w:left="1"/>
      </w:pPr>
      <w:r>
        <w:rPr>
          <w:b/>
          <w:bCs/>
          <w:spacing w:val="4"/>
        </w:rPr>
        <w:t>五、</w:t>
      </w:r>
      <w:r>
        <w:rPr>
          <w:spacing w:val="48"/>
        </w:rPr>
        <w:t xml:space="preserve"> </w:t>
      </w:r>
      <w:commentRangeStart w:id="2"/>
      <w:r>
        <w:rPr>
          <w:spacing w:val="48"/>
        </w:rPr>
        <w:t xml:space="preserve"> </w:t>
      </w:r>
      <w:r>
        <w:rPr>
          <w:b/>
          <w:bCs/>
          <w:spacing w:val="4"/>
        </w:rPr>
        <w:t>违约责任</w:t>
      </w:r>
      <w:commentRangeEnd w:id="2"/>
      <w:r>
        <w:commentReference w:id="2"/>
      </w:r>
    </w:p>
    <w:p w14:paraId="19770E77">
      <w:pPr>
        <w:spacing w:line="310" w:lineRule="auto"/>
        <w:rPr>
          <w:rFonts w:ascii="Arial"/>
          <w:sz w:val="21"/>
        </w:rPr>
      </w:pPr>
    </w:p>
    <w:p w14:paraId="094B1582">
      <w:pPr>
        <w:pStyle w:val="3"/>
        <w:spacing w:before="65" w:line="227" w:lineRule="auto"/>
        <w:jc w:val="right"/>
      </w:pPr>
      <w:r>
        <w:rPr>
          <w:rFonts w:ascii="Times New Roman" w:hAnsi="Times New Roman" w:eastAsia="Times New Roman" w:cs="Times New Roman"/>
          <w:spacing w:val="6"/>
        </w:rPr>
        <w:t>5.</w:t>
      </w:r>
      <w:r>
        <w:rPr>
          <w:rFonts w:ascii="Times New Roman" w:hAnsi="Times New Roman" w:eastAsia="Times New Roman" w:cs="Times New Roman"/>
          <w:spacing w:val="-22"/>
        </w:rPr>
        <w:t xml:space="preserve"> </w:t>
      </w:r>
      <w:r>
        <w:rPr>
          <w:rFonts w:ascii="Times New Roman" w:hAnsi="Times New Roman" w:eastAsia="Times New Roman" w:cs="Times New Roman"/>
          <w:spacing w:val="6"/>
        </w:rPr>
        <w:t>1</w:t>
      </w:r>
      <w:r>
        <w:rPr>
          <w:rFonts w:ascii="Times New Roman" w:hAnsi="Times New Roman" w:eastAsia="Times New Roman" w:cs="Times New Roman"/>
          <w:spacing w:val="16"/>
        </w:rPr>
        <w:t xml:space="preserve">  </w:t>
      </w:r>
      <w:r>
        <w:rPr>
          <w:spacing w:val="6"/>
        </w:rPr>
        <w:t>甲乙双方均应严格遵守本协议的约定，如有违约，违约方应对由此给守约方造成的损失承担赔偿责任。</w:t>
      </w:r>
    </w:p>
    <w:p w14:paraId="6DFF6DD8">
      <w:pPr>
        <w:spacing w:line="311" w:lineRule="auto"/>
        <w:rPr>
          <w:rFonts w:ascii="Arial"/>
          <w:sz w:val="21"/>
        </w:rPr>
      </w:pPr>
    </w:p>
    <w:p w14:paraId="634440C2">
      <w:pPr>
        <w:pStyle w:val="3"/>
        <w:spacing w:before="65" w:line="433" w:lineRule="auto"/>
        <w:ind w:left="646" w:right="69" w:hanging="363"/>
        <w:rPr>
          <w:rFonts w:hint="default" w:eastAsia="宋体"/>
          <w:lang w:val="en-US" w:eastAsia="zh-CN"/>
        </w:rPr>
      </w:pPr>
      <w:r>
        <w:rPr>
          <w:rFonts w:ascii="Times New Roman" w:hAnsi="Times New Roman" w:eastAsia="Times New Roman" w:cs="Times New Roman"/>
          <w:spacing w:val="8"/>
        </w:rPr>
        <w:t xml:space="preserve">5.2  </w:t>
      </w:r>
      <w:r>
        <w:rPr>
          <w:spacing w:val="8"/>
        </w:rPr>
        <w:t>如甲方未按时履行付款义务，则每延迟一日，应向乙方支付应付金额的</w:t>
      </w:r>
      <w:commentRangeStart w:id="3"/>
      <w:r>
        <w:rPr>
          <w:spacing w:val="8"/>
        </w:rPr>
        <w:t>千分之五作为滞纳金</w:t>
      </w:r>
      <w:commentRangeEnd w:id="3"/>
      <w:r>
        <w:commentReference w:id="3"/>
      </w:r>
      <w:r>
        <w:rPr>
          <w:spacing w:val="8"/>
        </w:rPr>
        <w:t>，超过</w:t>
      </w:r>
      <w:r>
        <w:rPr>
          <w:spacing w:val="-22"/>
        </w:rPr>
        <w:t xml:space="preserve"> </w:t>
      </w:r>
      <w:r>
        <w:rPr>
          <w:rFonts w:ascii="Times New Roman" w:hAnsi="Times New Roman" w:eastAsia="Times New Roman" w:cs="Times New Roman"/>
          <w:spacing w:val="8"/>
        </w:rPr>
        <w:t>30</w:t>
      </w:r>
      <w:r>
        <w:rPr>
          <w:spacing w:val="10"/>
        </w:rPr>
        <w:t>日仍未付款的，乙方有权解除本协议，</w:t>
      </w:r>
      <w:r>
        <w:rPr>
          <w:spacing w:val="-57"/>
        </w:rPr>
        <w:t xml:space="preserve"> </w:t>
      </w:r>
      <w:r>
        <w:rPr>
          <w:spacing w:val="10"/>
        </w:rPr>
        <w:t>甲方除支</w:t>
      </w:r>
      <w:r>
        <w:rPr>
          <w:spacing w:val="9"/>
        </w:rPr>
        <w:t>付滞纳金和应付的体检费用外，还应向乙方支付合同</w:t>
      </w:r>
      <w:r>
        <w:rPr>
          <w:spacing w:val="8"/>
        </w:rPr>
        <w:t>总金额</w:t>
      </w:r>
      <w:r>
        <w:rPr>
          <w:spacing w:val="-37"/>
        </w:rPr>
        <w:t xml:space="preserve"> </w:t>
      </w:r>
      <w:r>
        <w:rPr>
          <w:rFonts w:ascii="Times New Roman" w:hAnsi="Times New Roman" w:eastAsia="Times New Roman" w:cs="Times New Roman"/>
          <w:spacing w:val="8"/>
        </w:rPr>
        <w:t>30%</w:t>
      </w:r>
      <w:r>
        <w:rPr>
          <w:spacing w:val="8"/>
        </w:rPr>
        <w:t>的违约金。如乙方的实际损失</w:t>
      </w:r>
      <w:r>
        <w:rPr>
          <w:spacing w:val="7"/>
        </w:rPr>
        <w:t>超过前述违约金的，</w:t>
      </w:r>
      <w:r>
        <w:rPr>
          <w:spacing w:val="-59"/>
        </w:rPr>
        <w:t xml:space="preserve"> </w:t>
      </w:r>
      <w:r>
        <w:rPr>
          <w:spacing w:val="7"/>
        </w:rPr>
        <w:t>以实际损失为准。</w:t>
      </w:r>
      <w:ins w:id="15" w:author="安小懒猪." w:date="2026-06-24T14:20:14Z">
        <w:r>
          <w:rPr>
            <w:rFonts w:hint="eastAsia"/>
            <w:spacing w:val="7"/>
            <w:lang w:val="en-US" w:eastAsia="zh-CN"/>
          </w:rPr>
          <w:t>若</w:t>
        </w:r>
      </w:ins>
      <w:ins w:id="16" w:author="安小懒猪." w:date="2026-06-24T14:20:16Z">
        <w:r>
          <w:rPr>
            <w:rFonts w:hint="eastAsia"/>
            <w:spacing w:val="7"/>
            <w:lang w:val="en-US" w:eastAsia="zh-CN"/>
          </w:rPr>
          <w:t>乙方</w:t>
        </w:r>
      </w:ins>
      <w:ins w:id="17" w:author="安小懒猪." w:date="2026-06-24T14:20:24Z">
        <w:r>
          <w:rPr>
            <w:rFonts w:hint="eastAsia"/>
            <w:spacing w:val="7"/>
            <w:lang w:val="en-US" w:eastAsia="zh-CN"/>
          </w:rPr>
          <w:t>未按</w:t>
        </w:r>
      </w:ins>
      <w:ins w:id="18" w:author="安小懒猪." w:date="2026-06-24T14:20:34Z">
        <w:r>
          <w:rPr>
            <w:rFonts w:hint="eastAsia"/>
            <w:spacing w:val="7"/>
            <w:lang w:val="en-US" w:eastAsia="zh-CN"/>
          </w:rPr>
          <w:t>约定时间</w:t>
        </w:r>
      </w:ins>
      <w:ins w:id="19" w:author="安小懒猪." w:date="2026-06-24T14:20:37Z">
        <w:r>
          <w:rPr>
            <w:rFonts w:hint="eastAsia"/>
            <w:spacing w:val="7"/>
            <w:lang w:val="en-US" w:eastAsia="zh-CN"/>
          </w:rPr>
          <w:t>为甲方</w:t>
        </w:r>
      </w:ins>
      <w:ins w:id="20" w:author="安小懒猪." w:date="2026-06-24T14:20:39Z">
        <w:r>
          <w:rPr>
            <w:rFonts w:hint="eastAsia"/>
            <w:spacing w:val="7"/>
            <w:lang w:val="en-US" w:eastAsia="zh-CN"/>
          </w:rPr>
          <w:t>安排</w:t>
        </w:r>
      </w:ins>
      <w:ins w:id="21" w:author="安小懒猪." w:date="2026-06-24T14:20:44Z">
        <w:r>
          <w:rPr>
            <w:rFonts w:hint="eastAsia"/>
            <w:spacing w:val="7"/>
            <w:lang w:val="en-US" w:eastAsia="zh-CN"/>
          </w:rPr>
          <w:t>体检</w:t>
        </w:r>
      </w:ins>
      <w:ins w:id="22" w:author="安小懒猪." w:date="2026-06-24T14:20:45Z">
        <w:r>
          <w:rPr>
            <w:rFonts w:hint="eastAsia"/>
            <w:spacing w:val="7"/>
            <w:lang w:val="en-US" w:eastAsia="zh-CN"/>
          </w:rPr>
          <w:t>，</w:t>
        </w:r>
      </w:ins>
      <w:ins w:id="23" w:author="安小懒猪." w:date="2026-06-24T14:20:48Z">
        <w:r>
          <w:rPr>
            <w:rFonts w:hint="eastAsia"/>
            <w:spacing w:val="7"/>
            <w:lang w:val="en-US" w:eastAsia="zh-CN"/>
          </w:rPr>
          <w:t>每迟延一日</w:t>
        </w:r>
      </w:ins>
      <w:ins w:id="24" w:author="安小懒猪." w:date="2026-06-24T14:20:53Z">
        <w:r>
          <w:rPr>
            <w:rFonts w:hint="eastAsia"/>
            <w:spacing w:val="7"/>
            <w:lang w:val="en-US" w:eastAsia="zh-CN"/>
          </w:rPr>
          <w:t>应当</w:t>
        </w:r>
      </w:ins>
      <w:ins w:id="25" w:author="安小懒猪." w:date="2026-06-24T14:20:57Z">
        <w:r>
          <w:rPr>
            <w:rFonts w:hint="eastAsia"/>
            <w:spacing w:val="7"/>
            <w:lang w:val="en-US" w:eastAsia="zh-CN"/>
          </w:rPr>
          <w:t>额外支付</w:t>
        </w:r>
      </w:ins>
      <w:ins w:id="26" w:author="安小懒猪." w:date="2026-06-24T14:21:07Z">
        <w:r>
          <w:rPr>
            <w:rFonts w:hint="eastAsia"/>
            <w:spacing w:val="7"/>
            <w:lang w:val="en-US" w:eastAsia="zh-CN"/>
          </w:rPr>
          <w:t>总</w:t>
        </w:r>
      </w:ins>
      <w:ins w:id="27" w:author="安小懒猪." w:date="2026-06-24T14:21:04Z">
        <w:r>
          <w:rPr>
            <w:rFonts w:hint="eastAsia"/>
            <w:spacing w:val="7"/>
            <w:lang w:val="en-US" w:eastAsia="zh-CN"/>
          </w:rPr>
          <w:t>合同金额</w:t>
        </w:r>
      </w:ins>
      <w:ins w:id="28" w:author="安小懒猪." w:date="2026-06-24T14:21:11Z">
        <w:r>
          <w:rPr>
            <w:rFonts w:hint="eastAsia"/>
            <w:spacing w:val="7"/>
            <w:lang w:val="en-US" w:eastAsia="zh-CN"/>
          </w:rPr>
          <w:t>的</w:t>
        </w:r>
      </w:ins>
      <w:ins w:id="29" w:author="安小懒猪." w:date="2026-06-24T14:21:13Z">
        <w:r>
          <w:rPr>
            <w:rFonts w:hint="eastAsia"/>
            <w:spacing w:val="7"/>
            <w:lang w:val="en-US" w:eastAsia="zh-CN"/>
          </w:rPr>
          <w:t>千分之五</w:t>
        </w:r>
      </w:ins>
      <w:ins w:id="30" w:author="安小懒猪." w:date="2026-06-24T14:21:16Z">
        <w:r>
          <w:rPr>
            <w:rFonts w:hint="eastAsia"/>
            <w:spacing w:val="7"/>
            <w:lang w:val="en-US" w:eastAsia="zh-CN"/>
          </w:rPr>
          <w:t>作为违约金</w:t>
        </w:r>
      </w:ins>
      <w:ins w:id="31" w:author="安小懒猪." w:date="2026-06-24T14:21:24Z">
        <w:r>
          <w:rPr>
            <w:rFonts w:hint="eastAsia"/>
            <w:spacing w:val="7"/>
            <w:lang w:val="en-US" w:eastAsia="zh-CN"/>
          </w:rPr>
          <w:t>；</w:t>
        </w:r>
      </w:ins>
      <w:ins w:id="32" w:author="安小懒猪." w:date="2026-06-24T14:21:37Z">
        <w:r>
          <w:rPr>
            <w:rFonts w:hint="eastAsia"/>
            <w:spacing w:val="7"/>
            <w:lang w:val="en-US" w:eastAsia="zh-CN"/>
          </w:rPr>
          <w:t>延迟</w:t>
        </w:r>
      </w:ins>
      <w:ins w:id="33" w:author="安小懒猪." w:date="2026-06-24T14:21:40Z">
        <w:r>
          <w:rPr>
            <w:rFonts w:hint="eastAsia"/>
            <w:spacing w:val="7"/>
            <w:lang w:val="en-US" w:eastAsia="zh-CN"/>
          </w:rPr>
          <w:t>超过</w:t>
        </w:r>
      </w:ins>
      <w:ins w:id="34" w:author="安小懒猪." w:date="2026-06-24T14:21:43Z">
        <w:r>
          <w:rPr>
            <w:rFonts w:hint="eastAsia"/>
            <w:spacing w:val="7"/>
            <w:lang w:val="en-US" w:eastAsia="zh-CN"/>
          </w:rPr>
          <w:t>5</w:t>
        </w:r>
      </w:ins>
      <w:ins w:id="35" w:author="安小懒猪." w:date="2026-06-24T14:21:45Z">
        <w:r>
          <w:rPr>
            <w:rFonts w:hint="eastAsia"/>
            <w:spacing w:val="7"/>
            <w:lang w:val="en-US" w:eastAsia="zh-CN"/>
          </w:rPr>
          <w:t>日的</w:t>
        </w:r>
      </w:ins>
      <w:ins w:id="36" w:author="安小懒猪." w:date="2026-06-24T14:21:46Z">
        <w:r>
          <w:rPr>
            <w:rFonts w:hint="eastAsia"/>
            <w:spacing w:val="7"/>
            <w:lang w:val="en-US" w:eastAsia="zh-CN"/>
          </w:rPr>
          <w:t>，</w:t>
        </w:r>
      </w:ins>
      <w:ins w:id="37" w:author="安小懒猪." w:date="2026-06-24T14:21:49Z">
        <w:r>
          <w:rPr>
            <w:rFonts w:hint="eastAsia"/>
            <w:spacing w:val="7"/>
            <w:lang w:val="en-US" w:eastAsia="zh-CN"/>
          </w:rPr>
          <w:t>甲方有权</w:t>
        </w:r>
      </w:ins>
      <w:ins w:id="38" w:author="安小懒猪." w:date="2026-06-24T14:21:52Z">
        <w:r>
          <w:rPr>
            <w:rFonts w:hint="eastAsia"/>
            <w:spacing w:val="7"/>
            <w:lang w:val="en-US" w:eastAsia="zh-CN"/>
          </w:rPr>
          <w:t>单方解除协议</w:t>
        </w:r>
      </w:ins>
      <w:ins w:id="39" w:author="安小懒猪." w:date="2026-06-24T14:21:56Z">
        <w:r>
          <w:rPr>
            <w:rFonts w:hint="eastAsia"/>
            <w:spacing w:val="7"/>
            <w:lang w:val="en-US" w:eastAsia="zh-CN"/>
          </w:rPr>
          <w:t>并要求</w:t>
        </w:r>
      </w:ins>
      <w:ins w:id="40" w:author="安小懒猪." w:date="2026-06-24T14:22:00Z">
        <w:r>
          <w:rPr>
            <w:rFonts w:hint="eastAsia"/>
            <w:spacing w:val="7"/>
            <w:lang w:val="en-US" w:eastAsia="zh-CN"/>
          </w:rPr>
          <w:t>乙方支付</w:t>
        </w:r>
      </w:ins>
      <w:ins w:id="41" w:author="安小懒猪." w:date="2026-06-24T14:22:02Z">
        <w:r>
          <w:rPr>
            <w:rFonts w:hint="eastAsia"/>
            <w:spacing w:val="7"/>
            <w:lang w:val="en-US" w:eastAsia="zh-CN"/>
          </w:rPr>
          <w:t>合同金额</w:t>
        </w:r>
      </w:ins>
      <w:ins w:id="42" w:author="安小懒猪." w:date="2026-06-24T14:22:03Z">
        <w:r>
          <w:rPr>
            <w:rFonts w:hint="eastAsia"/>
            <w:spacing w:val="7"/>
            <w:lang w:val="en-US" w:eastAsia="zh-CN"/>
          </w:rPr>
          <w:t>的</w:t>
        </w:r>
      </w:ins>
      <w:ins w:id="43" w:author="安小懒猪." w:date="2026-06-24T14:22:09Z">
        <w:r>
          <w:rPr>
            <w:rFonts w:hint="eastAsia"/>
            <w:spacing w:val="7"/>
            <w:lang w:val="en-US" w:eastAsia="zh-CN"/>
          </w:rPr>
          <w:t>30</w:t>
        </w:r>
      </w:ins>
      <w:ins w:id="44" w:author="安小懒猪." w:date="2026-06-24T14:22:10Z">
        <w:r>
          <w:rPr>
            <w:rFonts w:hint="eastAsia"/>
            <w:spacing w:val="7"/>
            <w:lang w:val="en-US" w:eastAsia="zh-CN"/>
          </w:rPr>
          <w:t>%</w:t>
        </w:r>
      </w:ins>
      <w:ins w:id="45" w:author="安小懒猪." w:date="2026-06-24T14:22:13Z">
        <w:r>
          <w:rPr>
            <w:rFonts w:hint="eastAsia"/>
            <w:spacing w:val="7"/>
            <w:lang w:val="en-US" w:eastAsia="zh-CN"/>
          </w:rPr>
          <w:t>作为</w:t>
        </w:r>
      </w:ins>
      <w:ins w:id="46" w:author="安小懒猪." w:date="2026-06-24T14:22:15Z">
        <w:r>
          <w:rPr>
            <w:rFonts w:hint="eastAsia"/>
            <w:spacing w:val="7"/>
            <w:lang w:val="en-US" w:eastAsia="zh-CN"/>
          </w:rPr>
          <w:t>违约金</w:t>
        </w:r>
      </w:ins>
      <w:ins w:id="47" w:author="安小懒猪." w:date="2026-06-24T14:22:16Z">
        <w:r>
          <w:rPr>
            <w:rFonts w:hint="eastAsia"/>
            <w:spacing w:val="7"/>
            <w:lang w:val="en-US" w:eastAsia="zh-CN"/>
          </w:rPr>
          <w:t>。</w:t>
        </w:r>
      </w:ins>
    </w:p>
    <w:p w14:paraId="1F17D05B">
      <w:pPr>
        <w:pStyle w:val="3"/>
        <w:spacing w:before="153" w:line="433" w:lineRule="auto"/>
        <w:ind w:left="640" w:right="71" w:hanging="357"/>
      </w:pPr>
      <w:r>
        <w:rPr>
          <w:rFonts w:ascii="Times New Roman" w:hAnsi="Times New Roman" w:eastAsia="Times New Roman" w:cs="Times New Roman"/>
          <w:spacing w:val="10"/>
        </w:rPr>
        <w:t xml:space="preserve">5.3  </w:t>
      </w:r>
      <w:r>
        <w:rPr>
          <w:spacing w:val="10"/>
        </w:rPr>
        <w:t>如一方违约导致订立本协议的根本目的无法实现的，则构成实质</w:t>
      </w:r>
      <w:r>
        <w:rPr>
          <w:spacing w:val="9"/>
        </w:rPr>
        <w:t>性违约，守约方有权以书面方式通知违约方解除协议，</w:t>
      </w:r>
      <w:r>
        <w:rPr>
          <w:spacing w:val="-49"/>
        </w:rPr>
        <w:t xml:space="preserve"> </w:t>
      </w:r>
      <w:r>
        <w:rPr>
          <w:spacing w:val="9"/>
        </w:rPr>
        <w:t>自通知发出之日起</w:t>
      </w:r>
      <w:r>
        <w:rPr>
          <w:spacing w:val="-35"/>
        </w:rPr>
        <w:t xml:space="preserve"> </w:t>
      </w:r>
      <w:r>
        <w:rPr>
          <w:rFonts w:ascii="Times New Roman" w:hAnsi="Times New Roman" w:eastAsia="Times New Roman" w:cs="Times New Roman"/>
          <w:spacing w:val="9"/>
        </w:rPr>
        <w:t xml:space="preserve">5 </w:t>
      </w:r>
      <w:r>
        <w:rPr>
          <w:spacing w:val="9"/>
        </w:rPr>
        <w:t>个工作日内本协议自动解除，同时违约方还应对由此给守</w:t>
      </w:r>
      <w:r>
        <w:rPr>
          <w:spacing w:val="8"/>
        </w:rPr>
        <w:t>约方造成的损失承担赔偿责任。</w:t>
      </w:r>
    </w:p>
    <w:p w14:paraId="007DF3B3">
      <w:pPr>
        <w:pStyle w:val="3"/>
        <w:spacing w:before="151" w:line="433" w:lineRule="auto"/>
        <w:ind w:left="640" w:right="70" w:hanging="357"/>
        <w:rPr>
          <w:ins w:id="48" w:author="安小懒猪." w:date="2026-06-24T14:19:39Z"/>
        </w:rPr>
      </w:pPr>
      <w:r>
        <w:rPr>
          <w:rFonts w:ascii="Times New Roman" w:hAnsi="Times New Roman" w:eastAsia="Times New Roman" w:cs="Times New Roman"/>
          <w:spacing w:val="9"/>
        </w:rPr>
        <w:t xml:space="preserve">5.4  </w:t>
      </w:r>
      <w:commentRangeStart w:id="4"/>
      <w:r>
        <w:rPr>
          <w:spacing w:val="9"/>
        </w:rPr>
        <w:t>本协议下乙方为甲方提供的任何服务内容，只适用于甲方员工、高管和家属，</w:t>
      </w:r>
      <w:r>
        <w:rPr>
          <w:spacing w:val="-56"/>
        </w:rPr>
        <w:t xml:space="preserve"> </w:t>
      </w:r>
      <w:r>
        <w:rPr>
          <w:spacing w:val="8"/>
        </w:rPr>
        <w:t>甲方不得以任何方式销</w:t>
      </w:r>
      <w:r>
        <w:rPr>
          <w:spacing w:val="10"/>
        </w:rPr>
        <w:t>售或转让给任何第三方人员。一旦发现甲方违反该约定，</w:t>
      </w:r>
      <w:r>
        <w:rPr>
          <w:spacing w:val="-56"/>
        </w:rPr>
        <w:t xml:space="preserve"> </w:t>
      </w:r>
      <w:r>
        <w:rPr>
          <w:spacing w:val="10"/>
        </w:rPr>
        <w:t>甲方</w:t>
      </w:r>
      <w:r>
        <w:rPr>
          <w:spacing w:val="9"/>
        </w:rPr>
        <w:t>需赔偿因此给乙方造成的一切损失，赔</w:t>
      </w:r>
      <w:r>
        <w:rPr>
          <w:spacing w:val="11"/>
        </w:rPr>
        <w:t>偿额不低于本协议总金额（以实际发生的为准）的三倍。同时，乙方</w:t>
      </w:r>
      <w:r>
        <w:rPr>
          <w:spacing w:val="10"/>
        </w:rPr>
        <w:t>有权单方面解除本协议，终止一</w:t>
      </w:r>
      <w:r>
        <w:rPr>
          <w:spacing w:val="8"/>
        </w:rPr>
        <w:t>切合作，且不再提供任何后续服务。</w:t>
      </w:r>
      <w:commentRangeEnd w:id="4"/>
      <w:r>
        <w:commentReference w:id="4"/>
      </w:r>
    </w:p>
    <w:p w14:paraId="1CF38EF4">
      <w:pPr>
        <w:pStyle w:val="3"/>
        <w:spacing w:before="151" w:line="433" w:lineRule="auto"/>
        <w:ind w:left="640" w:right="70" w:hanging="357"/>
        <w:rPr>
          <w:rFonts w:hint="default" w:eastAsia="宋体"/>
          <w:lang w:val="en-US" w:eastAsia="zh-CN"/>
        </w:rPr>
      </w:pPr>
    </w:p>
    <w:p w14:paraId="1CB5BA35">
      <w:pPr>
        <w:pStyle w:val="3"/>
        <w:spacing w:before="153" w:line="228" w:lineRule="auto"/>
      </w:pPr>
      <w:r>
        <w:rPr>
          <w:b/>
          <w:bCs/>
          <w:spacing w:val="5"/>
        </w:rPr>
        <w:t>六、</w:t>
      </w:r>
      <w:r>
        <w:rPr>
          <w:spacing w:val="51"/>
        </w:rPr>
        <w:t xml:space="preserve">  </w:t>
      </w:r>
      <w:r>
        <w:rPr>
          <w:b/>
          <w:bCs/>
          <w:spacing w:val="5"/>
        </w:rPr>
        <w:t>反腐败合规条款</w:t>
      </w:r>
    </w:p>
    <w:p w14:paraId="7115F411">
      <w:pPr>
        <w:spacing w:line="228" w:lineRule="auto"/>
        <w:sectPr>
          <w:footerReference r:id="rId10" w:type="default"/>
          <w:pgSz w:w="11906" w:h="16839"/>
          <w:pgMar w:top="1222" w:right="1063" w:bottom="1170" w:left="859" w:header="0" w:footer="956" w:gutter="0"/>
          <w:cols w:space="720" w:num="1"/>
        </w:sectPr>
      </w:pPr>
    </w:p>
    <w:p w14:paraId="3B2D0295">
      <w:pPr>
        <w:pStyle w:val="3"/>
        <w:spacing w:before="44" w:line="432" w:lineRule="auto"/>
        <w:ind w:left="708" w:right="70" w:firstLine="30"/>
        <w:jc w:val="both"/>
      </w:pPr>
      <w:r>
        <w:rPr>
          <w:spacing w:val="9"/>
        </w:rPr>
        <w:t>甲乙双方承诺不曾也不会在与另一方的合作中，或者</w:t>
      </w:r>
      <w:r>
        <w:rPr>
          <w:spacing w:val="8"/>
        </w:rPr>
        <w:t>办理与另一方相关事宜过程中，对任何人实施行</w:t>
      </w:r>
      <w:r>
        <w:rPr>
          <w:spacing w:val="9"/>
        </w:rPr>
        <w:t>受贿行为；甲乙双方承诺维持准确的财务记录，真实准确地在财务账册中反映其与另一方业务有关的所有活动和费用支出。甲乙双方均有权自行或委托专业人士对另一方进行审计，包括审阅其与另一方交易有关的财务账册、与相关人员进行访谈等。甲乙双方应当履行配合另一方审计的义务，不应出现拒绝审计、隐瞒信息或提供虚假信息的情况。在任何一方出现与另一方相关的财务记录不准确时，或者出现拒绝配合另一方审计、隐瞒或提供虚假信息，或者</w:t>
      </w:r>
      <w:del w:id="49" w:author="安小懒猪." w:date="2026-06-24T14:23:17Z">
        <w:r>
          <w:rPr>
            <w:rFonts w:hint="default"/>
            <w:spacing w:val="9"/>
            <w:lang w:val="en-US"/>
          </w:rPr>
          <w:delText>发现</w:delText>
        </w:r>
      </w:del>
      <w:ins w:id="50" w:author="安小懒猪." w:date="2026-06-24T14:23:20Z">
        <w:r>
          <w:rPr>
            <w:rFonts w:hint="eastAsia"/>
            <w:spacing w:val="9"/>
            <w:lang w:val="en-US" w:eastAsia="zh-CN"/>
          </w:rPr>
          <w:t>有证据证明</w:t>
        </w:r>
      </w:ins>
      <w:r>
        <w:rPr>
          <w:spacing w:val="9"/>
        </w:rPr>
        <w:t>存在行受贿、虚假报销、与另一方员工串通等违规行为时，另一方均有权中止协议履行，并视为解除协议的条件已经成就，另一方有权直接通知涉嫌违规方解除本协议。此时，涉嫌违规方无权主张另一方违约，并应当向另一方承担违</w:t>
      </w:r>
      <w:r>
        <w:rPr>
          <w:spacing w:val="8"/>
        </w:rPr>
        <w:t>约金或其他的损害赔偿责任。</w:t>
      </w:r>
    </w:p>
    <w:p w14:paraId="042E6EFC">
      <w:pPr>
        <w:pStyle w:val="3"/>
        <w:spacing w:before="152" w:line="228" w:lineRule="auto"/>
      </w:pPr>
      <w:r>
        <w:rPr>
          <w:b/>
          <w:bCs/>
          <w:spacing w:val="6"/>
        </w:rPr>
        <w:t>七、</w:t>
      </w:r>
      <w:r>
        <w:t xml:space="preserve">   </w:t>
      </w:r>
      <w:r>
        <w:rPr>
          <w:b/>
          <w:bCs/>
          <w:spacing w:val="6"/>
        </w:rPr>
        <w:t>争议解决方式及其他</w:t>
      </w:r>
    </w:p>
    <w:p w14:paraId="5941DDF8">
      <w:pPr>
        <w:spacing w:line="313" w:lineRule="auto"/>
        <w:rPr>
          <w:rFonts w:ascii="Arial"/>
          <w:sz w:val="21"/>
        </w:rPr>
      </w:pPr>
    </w:p>
    <w:p w14:paraId="72E1A4CA">
      <w:pPr>
        <w:pStyle w:val="3"/>
        <w:spacing w:before="65" w:line="432" w:lineRule="auto"/>
        <w:ind w:left="642" w:right="73" w:hanging="359"/>
      </w:pPr>
      <w:r>
        <w:rPr>
          <w:rFonts w:ascii="Times New Roman" w:hAnsi="Times New Roman" w:eastAsia="Times New Roman" w:cs="Times New Roman"/>
          <w:spacing w:val="9"/>
          <w:sz w:val="19"/>
          <w:szCs w:val="19"/>
        </w:rPr>
        <w:t>7.</w:t>
      </w:r>
      <w:r>
        <w:rPr>
          <w:rFonts w:ascii="Times New Roman" w:hAnsi="Times New Roman" w:eastAsia="Times New Roman" w:cs="Times New Roman"/>
          <w:spacing w:val="-19"/>
          <w:sz w:val="19"/>
          <w:szCs w:val="19"/>
        </w:rPr>
        <w:t xml:space="preserve"> </w:t>
      </w:r>
      <w:r>
        <w:rPr>
          <w:rFonts w:ascii="Times New Roman" w:hAnsi="Times New Roman" w:eastAsia="Times New Roman" w:cs="Times New Roman"/>
          <w:spacing w:val="9"/>
          <w:sz w:val="19"/>
          <w:szCs w:val="19"/>
        </w:rPr>
        <w:t>1</w:t>
      </w:r>
      <w:r>
        <w:rPr>
          <w:rFonts w:ascii="Times New Roman" w:hAnsi="Times New Roman" w:eastAsia="Times New Roman" w:cs="Times New Roman"/>
          <w:spacing w:val="21"/>
          <w:w w:val="101"/>
          <w:sz w:val="19"/>
          <w:szCs w:val="19"/>
        </w:rPr>
        <w:t xml:space="preserve">  </w:t>
      </w:r>
      <w:r>
        <w:rPr>
          <w:spacing w:val="9"/>
        </w:rPr>
        <w:t>乙方承诺会恪守法律法规和诊疗常规，提供业内优质的服务，切实保证乙方的检查质量。但由于健康</w:t>
      </w:r>
      <w:r>
        <w:rPr>
          <w:spacing w:val="11"/>
        </w:rPr>
        <w:t>体检属医疗行为，其结果有一定的不可预知性，而个体差异和疾</w:t>
      </w:r>
      <w:r>
        <w:rPr>
          <w:spacing w:val="10"/>
        </w:rPr>
        <w:t>病发展的窗口期以及医学技术本身的</w:t>
      </w:r>
      <w:r>
        <w:rPr>
          <w:spacing w:val="11"/>
        </w:rPr>
        <w:t>限制更增大了不可预知性。因此需要甲方参检人员积极配合乙方</w:t>
      </w:r>
      <w:r>
        <w:rPr>
          <w:spacing w:val="10"/>
        </w:rPr>
        <w:t>医生的检查，主动提供已经发现的身</w:t>
      </w:r>
      <w:r>
        <w:rPr>
          <w:spacing w:val="11"/>
        </w:rPr>
        <w:t>体异常，为乙方医生做出准确判断提供重要参考。乙方将对所有</w:t>
      </w:r>
      <w:r>
        <w:rPr>
          <w:spacing w:val="10"/>
        </w:rPr>
        <w:t>经过国家权威机构鉴定乙方存在的过</w:t>
      </w:r>
      <w:r>
        <w:rPr>
          <w:spacing w:val="11"/>
        </w:rPr>
        <w:t>错负责，但是对于因项目自主选择、医疗技术发展的限制和受检</w:t>
      </w:r>
      <w:r>
        <w:rPr>
          <w:spacing w:val="10"/>
        </w:rPr>
        <w:t>者自身配合问题所造成的意外，乙方</w:t>
      </w:r>
      <w:r>
        <w:rPr>
          <w:spacing w:val="7"/>
        </w:rPr>
        <w:t>将不承担责任。</w:t>
      </w:r>
    </w:p>
    <w:p w14:paraId="677AE551">
      <w:pPr>
        <w:pStyle w:val="3"/>
        <w:spacing w:before="151" w:line="433" w:lineRule="auto"/>
        <w:ind w:left="650" w:hanging="367"/>
      </w:pPr>
      <w:r>
        <w:rPr>
          <w:rFonts w:ascii="Times New Roman" w:hAnsi="Times New Roman" w:eastAsia="Times New Roman" w:cs="Times New Roman"/>
          <w:spacing w:val="10"/>
          <w:sz w:val="19"/>
          <w:szCs w:val="19"/>
        </w:rPr>
        <w:t xml:space="preserve">7.2  </w:t>
      </w:r>
      <w:r>
        <w:rPr>
          <w:spacing w:val="10"/>
        </w:rPr>
        <w:t>对于因本协议的解释及执行而产生之争议，应首先由双方通过友好协商或经由中立之第三方调解来解</w:t>
      </w:r>
      <w:r>
        <w:rPr>
          <w:spacing w:val="7"/>
        </w:rPr>
        <w:t>决。如在争议产生之日起</w:t>
      </w:r>
      <w:r>
        <w:rPr>
          <w:spacing w:val="-36"/>
        </w:rPr>
        <w:t xml:space="preserve"> </w:t>
      </w:r>
      <w:r>
        <w:rPr>
          <w:rFonts w:ascii="Times New Roman" w:hAnsi="Times New Roman" w:eastAsia="Times New Roman" w:cs="Times New Roman"/>
          <w:spacing w:val="7"/>
        </w:rPr>
        <w:t>30</w:t>
      </w:r>
      <w:r>
        <w:rPr>
          <w:rFonts w:ascii="Times New Roman" w:hAnsi="Times New Roman" w:eastAsia="Times New Roman" w:cs="Times New Roman"/>
          <w:spacing w:val="45"/>
          <w:w w:val="101"/>
        </w:rPr>
        <w:t xml:space="preserve"> </w:t>
      </w:r>
      <w:r>
        <w:rPr>
          <w:spacing w:val="7"/>
        </w:rPr>
        <w:t>日内无法解决，则任何一方均可将有关争议提</w:t>
      </w:r>
      <w:r>
        <w:rPr>
          <w:spacing w:val="6"/>
        </w:rPr>
        <w:t>交上海国际经济贸易仲裁委</w:t>
      </w:r>
      <w:r>
        <w:rPr>
          <w:spacing w:val="7"/>
        </w:rPr>
        <w:t>员会仲裁，败诉方应承担胜诉方支付的包括律师费、仲裁费、公证费、鉴定费等在内的一切合理费用。</w:t>
      </w:r>
    </w:p>
    <w:p w14:paraId="2D5BD6AD">
      <w:pPr>
        <w:pStyle w:val="3"/>
        <w:spacing w:before="154" w:line="227" w:lineRule="auto"/>
        <w:ind w:left="283"/>
      </w:pPr>
      <w:r>
        <w:rPr>
          <w:rFonts w:ascii="Times New Roman" w:hAnsi="Times New Roman" w:eastAsia="Times New Roman" w:cs="Times New Roman"/>
          <w:spacing w:val="9"/>
          <w:sz w:val="19"/>
          <w:szCs w:val="19"/>
        </w:rPr>
        <w:t xml:space="preserve">7.3  </w:t>
      </w:r>
      <w:r>
        <w:rPr>
          <w:spacing w:val="9"/>
        </w:rPr>
        <w:t>本协议及附件构成甲乙双方之间完整协议。未经甲乙双方书面同意，任何修改均属无效。</w:t>
      </w:r>
    </w:p>
    <w:p w14:paraId="509BB55A">
      <w:pPr>
        <w:spacing w:line="311" w:lineRule="auto"/>
        <w:rPr>
          <w:rFonts w:ascii="Arial"/>
          <w:sz w:val="21"/>
        </w:rPr>
      </w:pPr>
    </w:p>
    <w:p w14:paraId="2E77E5F7">
      <w:pPr>
        <w:pStyle w:val="3"/>
        <w:spacing w:before="65" w:line="227" w:lineRule="auto"/>
        <w:ind w:left="283"/>
      </w:pPr>
      <w:r>
        <w:rPr>
          <w:rFonts w:ascii="Times New Roman" w:hAnsi="Times New Roman" w:eastAsia="Times New Roman" w:cs="Times New Roman"/>
          <w:spacing w:val="9"/>
          <w:sz w:val="19"/>
          <w:szCs w:val="19"/>
        </w:rPr>
        <w:t xml:space="preserve">7.4  </w:t>
      </w:r>
      <w:r>
        <w:rPr>
          <w:spacing w:val="9"/>
        </w:rPr>
        <w:t>本协议的任何条款如被确认为无效，均不</w:t>
      </w:r>
      <w:r>
        <w:rPr>
          <w:spacing w:val="8"/>
        </w:rPr>
        <w:t>影响其他条款的效力。</w:t>
      </w:r>
    </w:p>
    <w:p w14:paraId="5ECD6E60">
      <w:pPr>
        <w:spacing w:line="310" w:lineRule="auto"/>
        <w:rPr>
          <w:rFonts w:ascii="Arial"/>
          <w:sz w:val="21"/>
        </w:rPr>
      </w:pPr>
    </w:p>
    <w:p w14:paraId="001CAEEF">
      <w:pPr>
        <w:pStyle w:val="3"/>
        <w:spacing w:before="66" w:line="228" w:lineRule="auto"/>
        <w:ind w:left="283"/>
      </w:pPr>
      <w:r>
        <w:rPr>
          <w:rFonts w:ascii="Times New Roman" w:hAnsi="Times New Roman" w:eastAsia="Times New Roman" w:cs="Times New Roman"/>
          <w:spacing w:val="8"/>
          <w:sz w:val="19"/>
          <w:szCs w:val="19"/>
        </w:rPr>
        <w:t>7.5</w:t>
      </w:r>
      <w:r>
        <w:rPr>
          <w:rFonts w:ascii="Times New Roman" w:hAnsi="Times New Roman" w:eastAsia="Times New Roman" w:cs="Times New Roman"/>
          <w:spacing w:val="24"/>
          <w:sz w:val="19"/>
          <w:szCs w:val="19"/>
        </w:rPr>
        <w:t xml:space="preserve">  </w:t>
      </w:r>
      <w:r>
        <w:rPr>
          <w:spacing w:val="8"/>
        </w:rPr>
        <w:t>乙方解除权的行使期限自其知道或应当知道解除事由之日起满三年之日止。</w:t>
      </w:r>
    </w:p>
    <w:p w14:paraId="33C70ABD">
      <w:pPr>
        <w:spacing w:line="311" w:lineRule="auto"/>
        <w:rPr>
          <w:rFonts w:ascii="Arial"/>
          <w:sz w:val="21"/>
        </w:rPr>
      </w:pPr>
    </w:p>
    <w:p w14:paraId="00401215">
      <w:pPr>
        <w:pStyle w:val="3"/>
        <w:spacing w:before="65" w:line="433" w:lineRule="auto"/>
        <w:ind w:left="647" w:right="121" w:hanging="364"/>
      </w:pPr>
      <w:r>
        <w:rPr>
          <w:rFonts w:ascii="Times New Roman" w:hAnsi="Times New Roman" w:eastAsia="Times New Roman" w:cs="Times New Roman"/>
          <w:spacing w:val="7"/>
          <w:sz w:val="19"/>
          <w:szCs w:val="19"/>
        </w:rPr>
        <w:t xml:space="preserve">7.6  </w:t>
      </w:r>
      <w:r>
        <w:rPr>
          <w:spacing w:val="7"/>
        </w:rPr>
        <w:t>本协议以中文签署，</w:t>
      </w:r>
      <w:r>
        <w:rPr>
          <w:spacing w:val="-41"/>
        </w:rPr>
        <w:t xml:space="preserve"> </w:t>
      </w:r>
      <w:r>
        <w:rPr>
          <w:spacing w:val="7"/>
        </w:rPr>
        <w:t>自甲乙双方加盖公章或合同专用章之日起生效，一式贰份，</w:t>
      </w:r>
      <w:r>
        <w:rPr>
          <w:spacing w:val="-56"/>
        </w:rPr>
        <w:t xml:space="preserve"> </w:t>
      </w:r>
      <w:r>
        <w:rPr>
          <w:spacing w:val="7"/>
        </w:rPr>
        <w:t>甲乙双方各执壹份，具有同等法律效力。</w:t>
      </w:r>
    </w:p>
    <w:p w14:paraId="11DC6242">
      <w:pPr>
        <w:pStyle w:val="3"/>
        <w:spacing w:before="153" w:line="227" w:lineRule="auto"/>
        <w:ind w:left="283"/>
      </w:pPr>
      <w:r>
        <w:rPr>
          <w:rFonts w:ascii="Times New Roman" w:hAnsi="Times New Roman" w:eastAsia="Times New Roman" w:cs="Times New Roman"/>
          <w:spacing w:val="-1"/>
          <w:sz w:val="19"/>
          <w:szCs w:val="19"/>
        </w:rPr>
        <w:t>7.7</w:t>
      </w:r>
      <w:r>
        <w:rPr>
          <w:rFonts w:ascii="Times New Roman" w:hAnsi="Times New Roman" w:eastAsia="Times New Roman" w:cs="Times New Roman"/>
          <w:spacing w:val="20"/>
          <w:w w:val="102"/>
          <w:sz w:val="19"/>
          <w:szCs w:val="19"/>
        </w:rPr>
        <w:t xml:space="preserve">  </w:t>
      </w:r>
      <w:r>
        <w:rPr>
          <w:spacing w:val="-1"/>
        </w:rPr>
        <w:t>附件</w:t>
      </w:r>
    </w:p>
    <w:p w14:paraId="5168C3E5">
      <w:pPr>
        <w:spacing w:before="208" w:line="224" w:lineRule="auto"/>
        <w:ind w:left="662"/>
        <w:rPr>
          <w:rFonts w:ascii="楷体" w:hAnsi="楷体" w:eastAsia="楷体" w:cs="楷体"/>
          <w:sz w:val="24"/>
          <w:szCs w:val="24"/>
        </w:rPr>
      </w:pPr>
      <w:r>
        <w:rPr>
          <w:rFonts w:ascii="楷体" w:hAnsi="楷体" w:eastAsia="楷体" w:cs="楷体"/>
          <w:spacing w:val="-4"/>
          <w:sz w:val="24"/>
          <w:szCs w:val="24"/>
        </w:rPr>
        <w:t>附件</w:t>
      </w:r>
      <w:r>
        <w:rPr>
          <w:rFonts w:ascii="楷体" w:hAnsi="楷体" w:eastAsia="楷体" w:cs="楷体"/>
          <w:spacing w:val="-16"/>
          <w:sz w:val="24"/>
          <w:szCs w:val="24"/>
        </w:rPr>
        <w:t xml:space="preserve"> </w:t>
      </w:r>
      <w:r>
        <w:rPr>
          <w:rFonts w:ascii="Times New Roman" w:hAnsi="Times New Roman" w:eastAsia="Times New Roman" w:cs="Times New Roman"/>
          <w:spacing w:val="-4"/>
          <w:sz w:val="24"/>
          <w:szCs w:val="24"/>
        </w:rPr>
        <w:t xml:space="preserve">1  </w:t>
      </w:r>
      <w:r>
        <w:rPr>
          <w:rFonts w:ascii="楷体" w:hAnsi="楷体" w:eastAsia="楷体" w:cs="楷体"/>
          <w:spacing w:val="-4"/>
          <w:sz w:val="24"/>
          <w:szCs w:val="24"/>
        </w:rPr>
        <w:t>《个人体检信息披露授权书》</w:t>
      </w:r>
    </w:p>
    <w:p w14:paraId="3519361E">
      <w:pPr>
        <w:spacing w:before="177" w:line="225" w:lineRule="auto"/>
        <w:ind w:left="662"/>
        <w:rPr>
          <w:rFonts w:ascii="楷体" w:hAnsi="楷体" w:eastAsia="楷体" w:cs="楷体"/>
          <w:sz w:val="24"/>
          <w:szCs w:val="24"/>
        </w:rPr>
      </w:pPr>
      <w:r>
        <w:rPr>
          <w:rFonts w:ascii="楷体" w:hAnsi="楷体" w:eastAsia="楷体" w:cs="楷体"/>
          <w:spacing w:val="-1"/>
          <w:sz w:val="24"/>
          <w:szCs w:val="24"/>
        </w:rPr>
        <w:t>附件</w:t>
      </w:r>
      <w:r>
        <w:rPr>
          <w:rFonts w:ascii="楷体" w:hAnsi="楷体" w:eastAsia="楷体" w:cs="楷体"/>
          <w:spacing w:val="-55"/>
          <w:sz w:val="24"/>
          <w:szCs w:val="24"/>
        </w:rPr>
        <w:t xml:space="preserve"> </w:t>
      </w:r>
      <w:r>
        <w:rPr>
          <w:rFonts w:ascii="Times New Roman" w:hAnsi="Times New Roman" w:eastAsia="Times New Roman" w:cs="Times New Roman"/>
          <w:spacing w:val="-1"/>
          <w:sz w:val="24"/>
          <w:szCs w:val="24"/>
        </w:rPr>
        <w:t xml:space="preserve">2  </w:t>
      </w:r>
      <w:r>
        <w:rPr>
          <w:rFonts w:ascii="楷体" w:hAnsi="楷体" w:eastAsia="楷体" w:cs="楷体"/>
          <w:spacing w:val="-1"/>
          <w:sz w:val="24"/>
          <w:szCs w:val="24"/>
        </w:rPr>
        <w:t>《自选健康体检项目及风险告知</w:t>
      </w:r>
      <w:r>
        <w:rPr>
          <w:rFonts w:ascii="楷体" w:hAnsi="楷体" w:eastAsia="楷体" w:cs="楷体"/>
          <w:spacing w:val="-2"/>
          <w:sz w:val="24"/>
          <w:szCs w:val="24"/>
        </w:rPr>
        <w:t>协议》及其附件</w:t>
      </w:r>
    </w:p>
    <w:p w14:paraId="2D023D4B">
      <w:pPr>
        <w:spacing w:before="175" w:line="227" w:lineRule="auto"/>
        <w:ind w:left="662"/>
        <w:rPr>
          <w:rFonts w:ascii="楷体" w:hAnsi="楷体" w:eastAsia="楷体" w:cs="楷体"/>
          <w:sz w:val="24"/>
          <w:szCs w:val="24"/>
        </w:rPr>
      </w:pPr>
      <w:r>
        <w:rPr>
          <w:rFonts w:ascii="楷体" w:hAnsi="楷体" w:eastAsia="楷体" w:cs="楷体"/>
          <w:spacing w:val="-3"/>
          <w:sz w:val="24"/>
          <w:szCs w:val="24"/>
        </w:rPr>
        <w:t>附件</w:t>
      </w:r>
      <w:r>
        <w:rPr>
          <w:rFonts w:ascii="楷体" w:hAnsi="楷体" w:eastAsia="楷体" w:cs="楷体"/>
          <w:spacing w:val="-40"/>
          <w:sz w:val="24"/>
          <w:szCs w:val="24"/>
        </w:rPr>
        <w:t xml:space="preserve"> </w:t>
      </w:r>
      <w:r>
        <w:rPr>
          <w:rFonts w:ascii="Times New Roman" w:hAnsi="Times New Roman" w:eastAsia="Times New Roman" w:cs="Times New Roman"/>
          <w:spacing w:val="-3"/>
          <w:sz w:val="24"/>
          <w:szCs w:val="24"/>
        </w:rPr>
        <w:t xml:space="preserve">3    </w:t>
      </w:r>
      <w:r>
        <w:rPr>
          <w:rFonts w:ascii="楷体" w:hAnsi="楷体" w:eastAsia="楷体" w:cs="楷体"/>
          <w:spacing w:val="-3"/>
          <w:sz w:val="24"/>
          <w:szCs w:val="24"/>
        </w:rPr>
        <w:t>体检项目及价格附件</w:t>
      </w:r>
    </w:p>
    <w:p w14:paraId="33101B63">
      <w:pPr>
        <w:spacing w:line="227" w:lineRule="auto"/>
        <w:rPr>
          <w:rFonts w:ascii="楷体" w:hAnsi="楷体" w:eastAsia="楷体" w:cs="楷体"/>
          <w:sz w:val="24"/>
          <w:szCs w:val="24"/>
        </w:rPr>
        <w:sectPr>
          <w:footerReference r:id="rId11" w:type="default"/>
          <w:pgSz w:w="11906" w:h="16839"/>
          <w:pgMar w:top="1222" w:right="1063" w:bottom="1170" w:left="856" w:header="0" w:footer="956" w:gutter="0"/>
          <w:cols w:space="720" w:num="1"/>
        </w:sectPr>
      </w:pPr>
    </w:p>
    <w:p w14:paraId="1B3A2FA1">
      <w:pPr>
        <w:spacing w:before="50" w:line="227" w:lineRule="auto"/>
        <w:ind w:left="353"/>
        <w:rPr>
          <w:rFonts w:ascii="楷体" w:hAnsi="楷体" w:eastAsia="楷体" w:cs="楷体"/>
          <w:sz w:val="24"/>
          <w:szCs w:val="24"/>
        </w:rPr>
      </w:pPr>
      <w:r>
        <w:rPr>
          <w:rFonts w:ascii="楷体" w:hAnsi="楷体" w:eastAsia="楷体" w:cs="楷体"/>
          <w:spacing w:val="-8"/>
          <w:sz w:val="24"/>
          <w:szCs w:val="24"/>
        </w:rPr>
        <w:t>附件</w:t>
      </w:r>
      <w:r>
        <w:rPr>
          <w:rFonts w:ascii="楷体" w:hAnsi="楷体" w:eastAsia="楷体" w:cs="楷体"/>
          <w:spacing w:val="-54"/>
          <w:sz w:val="24"/>
          <w:szCs w:val="24"/>
        </w:rPr>
        <w:t xml:space="preserve"> </w:t>
      </w:r>
      <w:r>
        <w:rPr>
          <w:rFonts w:ascii="Times New Roman" w:hAnsi="Times New Roman" w:eastAsia="Times New Roman" w:cs="Times New Roman"/>
          <w:spacing w:val="-8"/>
          <w:sz w:val="24"/>
          <w:szCs w:val="24"/>
        </w:rPr>
        <w:t>4</w:t>
      </w:r>
      <w:r>
        <w:rPr>
          <w:rFonts w:ascii="Times New Roman" w:hAnsi="Times New Roman" w:eastAsia="Times New Roman" w:cs="Times New Roman"/>
          <w:spacing w:val="11"/>
          <w:sz w:val="24"/>
          <w:szCs w:val="24"/>
        </w:rPr>
        <w:t xml:space="preserve">  </w:t>
      </w:r>
      <w:r>
        <w:rPr>
          <w:rFonts w:ascii="楷体" w:hAnsi="楷体" w:eastAsia="楷体" w:cs="楷体"/>
          <w:spacing w:val="-8"/>
          <w:sz w:val="24"/>
          <w:szCs w:val="24"/>
        </w:rPr>
        <w:t>关联公司</w:t>
      </w:r>
    </w:p>
    <w:p w14:paraId="1A48CBD0">
      <w:pPr>
        <w:spacing w:line="252" w:lineRule="auto"/>
        <w:rPr>
          <w:rFonts w:ascii="Arial"/>
          <w:sz w:val="21"/>
        </w:rPr>
      </w:pPr>
    </w:p>
    <w:p w14:paraId="4F77CD05">
      <w:pPr>
        <w:spacing w:line="252" w:lineRule="auto"/>
        <w:rPr>
          <w:rFonts w:ascii="Arial"/>
          <w:sz w:val="21"/>
        </w:rPr>
      </w:pPr>
    </w:p>
    <w:p w14:paraId="3E7E8643">
      <w:pPr>
        <w:spacing w:line="252" w:lineRule="auto"/>
        <w:rPr>
          <w:rFonts w:ascii="Arial"/>
          <w:sz w:val="21"/>
        </w:rPr>
      </w:pPr>
    </w:p>
    <w:p w14:paraId="00937EFC">
      <w:pPr>
        <w:spacing w:line="252" w:lineRule="auto"/>
        <w:rPr>
          <w:rFonts w:ascii="Arial"/>
          <w:sz w:val="21"/>
        </w:rPr>
      </w:pPr>
    </w:p>
    <w:p w14:paraId="5915EDE5">
      <w:pPr>
        <w:spacing w:line="252" w:lineRule="auto"/>
        <w:rPr>
          <w:rFonts w:ascii="Arial"/>
          <w:sz w:val="21"/>
        </w:rPr>
      </w:pPr>
    </w:p>
    <w:p w14:paraId="0AD829A7">
      <w:pPr>
        <w:spacing w:line="253" w:lineRule="auto"/>
        <w:rPr>
          <w:rFonts w:ascii="Arial"/>
          <w:sz w:val="21"/>
        </w:rPr>
      </w:pPr>
    </w:p>
    <w:p w14:paraId="79C5A838">
      <w:pPr>
        <w:pStyle w:val="3"/>
        <w:spacing w:before="69" w:line="219" w:lineRule="auto"/>
        <w:rPr>
          <w:sz w:val="21"/>
          <w:szCs w:val="21"/>
        </w:rPr>
      </w:pPr>
      <w:r>
        <w:rPr>
          <w:i/>
          <w:iCs/>
          <w:spacing w:val="-1"/>
          <w:sz w:val="21"/>
          <w:szCs w:val="21"/>
        </w:rPr>
        <w:t>（以下空白，无正文）</w:t>
      </w:r>
    </w:p>
    <w:p w14:paraId="6179E4EE">
      <w:pPr>
        <w:spacing w:line="258" w:lineRule="auto"/>
        <w:rPr>
          <w:rFonts w:ascii="Arial"/>
          <w:sz w:val="21"/>
        </w:rPr>
      </w:pPr>
    </w:p>
    <w:p w14:paraId="40394CC3">
      <w:pPr>
        <w:spacing w:line="258" w:lineRule="auto"/>
        <w:rPr>
          <w:rFonts w:ascii="Arial"/>
          <w:sz w:val="21"/>
        </w:rPr>
      </w:pPr>
    </w:p>
    <w:p w14:paraId="580EA957">
      <w:pPr>
        <w:spacing w:line="258" w:lineRule="auto"/>
        <w:rPr>
          <w:rFonts w:ascii="Arial"/>
          <w:sz w:val="21"/>
        </w:rPr>
      </w:pPr>
    </w:p>
    <w:p w14:paraId="30965A57">
      <w:pPr>
        <w:spacing w:line="258" w:lineRule="auto"/>
        <w:rPr>
          <w:rFonts w:ascii="Arial"/>
          <w:sz w:val="21"/>
        </w:rPr>
      </w:pPr>
    </w:p>
    <w:p w14:paraId="70EA1A33">
      <w:pPr>
        <w:spacing w:line="258" w:lineRule="auto"/>
        <w:rPr>
          <w:rFonts w:ascii="Arial"/>
          <w:sz w:val="21"/>
        </w:rPr>
      </w:pPr>
    </w:p>
    <w:p w14:paraId="6D6DD296">
      <w:pPr>
        <w:spacing w:line="258" w:lineRule="auto"/>
        <w:rPr>
          <w:rFonts w:ascii="Arial"/>
          <w:sz w:val="21"/>
        </w:rPr>
      </w:pPr>
    </w:p>
    <w:p w14:paraId="6AF3AA23">
      <w:pPr>
        <w:pStyle w:val="3"/>
        <w:spacing w:before="65" w:line="227" w:lineRule="auto"/>
        <w:jc w:val="right"/>
      </w:pPr>
      <w:r>
        <w:rPr>
          <w:spacing w:val="8"/>
        </w:rPr>
        <w:t>甲方：上海弈工分信息科技有限公司                 乙</w:t>
      </w:r>
      <w:r>
        <w:rPr>
          <w:spacing w:val="7"/>
        </w:rPr>
        <w:t>方：上海爱康国宾蓝十字门诊部有限公司</w:t>
      </w:r>
    </w:p>
    <w:p w14:paraId="526F69A8">
      <w:pPr>
        <w:spacing w:line="311" w:lineRule="auto"/>
        <w:rPr>
          <w:rFonts w:ascii="Arial"/>
          <w:sz w:val="21"/>
        </w:rPr>
      </w:pPr>
    </w:p>
    <w:p w14:paraId="0CC68107">
      <w:pPr>
        <w:pStyle w:val="3"/>
        <w:spacing w:before="65" w:line="227" w:lineRule="auto"/>
        <w:ind w:left="395"/>
      </w:pPr>
      <w:r>
        <w:rPr>
          <w:spacing w:val="2"/>
        </w:rPr>
        <w:t>盖章：</w:t>
      </w:r>
      <w:r>
        <w:rPr>
          <w:spacing w:val="1"/>
        </w:rPr>
        <w:t xml:space="preserve">                                               </w:t>
      </w:r>
      <w:r>
        <w:rPr>
          <w:spacing w:val="2"/>
        </w:rPr>
        <w:t>盖章：</w:t>
      </w:r>
    </w:p>
    <w:p w14:paraId="35087643">
      <w:pPr>
        <w:spacing w:line="310" w:lineRule="auto"/>
        <w:rPr>
          <w:rFonts w:ascii="Arial"/>
          <w:sz w:val="21"/>
        </w:rPr>
      </w:pPr>
    </w:p>
    <w:p w14:paraId="6527A5EC">
      <w:pPr>
        <w:pStyle w:val="3"/>
        <w:spacing w:before="65" w:line="228" w:lineRule="auto"/>
        <w:ind w:left="395"/>
      </w:pPr>
      <w:r>
        <w:rPr>
          <w:spacing w:val="9"/>
        </w:rPr>
        <w:t>法定代表人或授权代表（签名</w:t>
      </w:r>
      <w:r>
        <w:rPr>
          <w:spacing w:val="4"/>
        </w:rPr>
        <w:t>）：</w:t>
      </w:r>
      <w:r>
        <w:rPr>
          <w:spacing w:val="1"/>
        </w:rPr>
        <w:t xml:space="preserve">                       </w:t>
      </w:r>
      <w:r>
        <w:rPr>
          <w:spacing w:val="9"/>
        </w:rPr>
        <w:t>法定代表人或授权代表（签名</w:t>
      </w:r>
      <w:r>
        <w:rPr>
          <w:spacing w:val="4"/>
        </w:rPr>
        <w:t>）：</w:t>
      </w:r>
    </w:p>
    <w:p w14:paraId="3D59B5EE">
      <w:pPr>
        <w:spacing w:line="310" w:lineRule="auto"/>
        <w:rPr>
          <w:rFonts w:ascii="Arial"/>
          <w:sz w:val="21"/>
        </w:rPr>
      </w:pPr>
    </w:p>
    <w:p w14:paraId="41154AC1">
      <w:pPr>
        <w:spacing w:line="310" w:lineRule="auto"/>
        <w:rPr>
          <w:rFonts w:ascii="Arial"/>
          <w:sz w:val="21"/>
        </w:rPr>
      </w:pPr>
    </w:p>
    <w:p w14:paraId="1D037C56">
      <w:pPr>
        <w:pStyle w:val="3"/>
        <w:spacing w:before="65" w:line="228" w:lineRule="auto"/>
        <w:ind w:left="430"/>
      </w:pPr>
      <w:r>
        <w:rPr>
          <w:spacing w:val="-15"/>
        </w:rPr>
        <w:t>日期</w:t>
      </w:r>
      <w:r>
        <w:rPr>
          <w:spacing w:val="-57"/>
        </w:rPr>
        <w:t xml:space="preserve"> </w:t>
      </w:r>
      <w:r>
        <w:rPr>
          <w:spacing w:val="-15"/>
        </w:rPr>
        <w:t>:</w:t>
      </w:r>
      <w:r>
        <w:rPr>
          <w:spacing w:val="2"/>
        </w:rPr>
        <w:t xml:space="preserve">                           </w:t>
      </w:r>
      <w:r>
        <w:rPr>
          <w:spacing w:val="1"/>
        </w:rPr>
        <w:t xml:space="preserve">                     </w:t>
      </w:r>
      <w:r>
        <w:rPr>
          <w:spacing w:val="-15"/>
        </w:rPr>
        <w:t>日期：</w:t>
      </w:r>
    </w:p>
    <w:p w14:paraId="1558E0A9">
      <w:pPr>
        <w:spacing w:line="228" w:lineRule="auto"/>
        <w:sectPr>
          <w:footerReference r:id="rId12" w:type="default"/>
          <w:pgSz w:w="11906" w:h="16839"/>
          <w:pgMar w:top="1199" w:right="1218" w:bottom="1170" w:left="1165" w:header="0" w:footer="956" w:gutter="0"/>
          <w:cols w:space="720" w:num="1"/>
        </w:sectPr>
      </w:pPr>
    </w:p>
    <w:p w14:paraId="71966146">
      <w:pPr>
        <w:spacing w:before="57" w:line="332" w:lineRule="exact"/>
        <w:ind w:left="29"/>
        <w:rPr>
          <w:rFonts w:ascii="Arial" w:hAnsi="Arial" w:eastAsia="Arial" w:cs="Arial"/>
          <w:sz w:val="24"/>
          <w:szCs w:val="24"/>
        </w:rPr>
      </w:pPr>
      <w:r>
        <w:rPr>
          <w:rFonts w:ascii="楷体" w:hAnsi="楷体" w:eastAsia="楷体" w:cs="楷体"/>
          <w:b/>
          <w:bCs/>
          <w:spacing w:val="-11"/>
          <w:position w:val="2"/>
          <w:sz w:val="24"/>
          <w:szCs w:val="24"/>
        </w:rPr>
        <w:t>附件</w:t>
      </w:r>
      <w:r>
        <w:rPr>
          <w:rFonts w:ascii="楷体" w:hAnsi="楷体" w:eastAsia="楷体" w:cs="楷体"/>
          <w:spacing w:val="-41"/>
          <w:position w:val="2"/>
          <w:sz w:val="24"/>
          <w:szCs w:val="24"/>
        </w:rPr>
        <w:t xml:space="preserve"> </w:t>
      </w:r>
      <w:r>
        <w:rPr>
          <w:rFonts w:ascii="Arial" w:hAnsi="Arial" w:eastAsia="Arial" w:cs="Arial"/>
          <w:b/>
          <w:bCs/>
          <w:spacing w:val="-11"/>
          <w:position w:val="2"/>
          <w:sz w:val="24"/>
          <w:szCs w:val="24"/>
        </w:rPr>
        <w:t>1</w:t>
      </w:r>
    </w:p>
    <w:p w14:paraId="527A0DD6">
      <w:pPr>
        <w:spacing w:before="241" w:line="230" w:lineRule="auto"/>
        <w:ind w:left="2842"/>
        <w:rPr>
          <w:rFonts w:ascii="楷体" w:hAnsi="楷体" w:eastAsia="楷体" w:cs="楷体"/>
          <w:sz w:val="35"/>
          <w:szCs w:val="35"/>
        </w:rPr>
      </w:pPr>
      <w:r>
        <w:rPr>
          <w:rFonts w:ascii="楷体" w:hAnsi="楷体" w:eastAsia="楷体" w:cs="楷体"/>
          <w:b/>
          <w:bCs/>
          <w:spacing w:val="6"/>
          <w:sz w:val="35"/>
          <w:szCs w:val="35"/>
        </w:rPr>
        <w:t>个人体检信息披露授权书</w:t>
      </w:r>
    </w:p>
    <w:p w14:paraId="1FCAE950">
      <w:pPr>
        <w:spacing w:before="286" w:line="233" w:lineRule="auto"/>
        <w:ind w:left="13"/>
        <w:rPr>
          <w:rFonts w:ascii="楷体" w:hAnsi="楷体" w:eastAsia="楷体" w:cs="楷体"/>
          <w:sz w:val="20"/>
          <w:szCs w:val="20"/>
        </w:rPr>
      </w:pPr>
      <w:r>
        <w:rPr>
          <w:rFonts w:ascii="楷体" w:hAnsi="楷体" w:eastAsia="楷体" w:cs="楷体"/>
          <w:spacing w:val="5"/>
          <w:sz w:val="20"/>
          <w:szCs w:val="20"/>
        </w:rPr>
        <w:t>授权人：</w:t>
      </w:r>
      <w:r>
        <w:rPr>
          <w:rFonts w:ascii="楷体" w:hAnsi="楷体" w:eastAsia="楷体" w:cs="楷体"/>
          <w:sz w:val="20"/>
          <w:szCs w:val="20"/>
        </w:rPr>
        <w:t xml:space="preserve">                 </w:t>
      </w:r>
      <w:r>
        <w:rPr>
          <w:rFonts w:ascii="楷体" w:hAnsi="楷体" w:eastAsia="楷体" w:cs="楷体"/>
          <w:spacing w:val="5"/>
          <w:sz w:val="20"/>
          <w:szCs w:val="20"/>
        </w:rPr>
        <w:t>身份证号码：</w:t>
      </w:r>
    </w:p>
    <w:p w14:paraId="1B95144A">
      <w:pPr>
        <w:spacing w:before="260" w:line="332" w:lineRule="auto"/>
        <w:ind w:left="1071" w:right="82" w:hanging="1064"/>
        <w:rPr>
          <w:rFonts w:ascii="楷体" w:hAnsi="楷体" w:eastAsia="楷体" w:cs="楷体"/>
          <w:sz w:val="20"/>
          <w:szCs w:val="20"/>
        </w:rPr>
      </w:pPr>
      <w:r>
        <w:rPr>
          <w:rFonts w:ascii="楷体" w:hAnsi="楷体" w:eastAsia="楷体" w:cs="楷体"/>
          <w:spacing w:val="9"/>
          <w:sz w:val="20"/>
          <w:szCs w:val="20"/>
        </w:rPr>
        <w:t>被授权人：爱康国宾健康体检管理集团有限公司及其关联公司、其旗下所有医疗机构及由爱康国宾集团指</w:t>
      </w:r>
      <w:r>
        <w:rPr>
          <w:rFonts w:ascii="楷体" w:hAnsi="楷体" w:eastAsia="楷体" w:cs="楷体"/>
          <w:spacing w:val="7"/>
          <w:sz w:val="20"/>
          <w:szCs w:val="20"/>
        </w:rPr>
        <w:t>定的第三方医疗机构</w:t>
      </w:r>
    </w:p>
    <w:p w14:paraId="271055EB">
      <w:pPr>
        <w:spacing w:before="154" w:line="320" w:lineRule="auto"/>
        <w:ind w:right="11" w:firstLine="439"/>
        <w:jc w:val="both"/>
        <w:rPr>
          <w:rFonts w:ascii="楷体" w:hAnsi="楷体" w:eastAsia="楷体" w:cs="楷体"/>
          <w:sz w:val="20"/>
          <w:szCs w:val="20"/>
        </w:rPr>
      </w:pPr>
      <w:r>
        <w:rPr>
          <w:rFonts w:ascii="楷体" w:hAnsi="楷体" w:eastAsia="楷体" w:cs="楷体"/>
          <w:spacing w:val="9"/>
          <w:sz w:val="20"/>
          <w:szCs w:val="20"/>
        </w:rPr>
        <w:t>本人理解并授权同意爱康国宾健康体检管理集团有限公司及其关联公司、其旗下所有医疗机构（合称</w:t>
      </w:r>
      <w:r>
        <w:rPr>
          <w:rFonts w:ascii="楷体" w:hAnsi="楷体" w:eastAsia="楷体" w:cs="楷体"/>
          <w:spacing w:val="11"/>
          <w:sz w:val="20"/>
          <w:szCs w:val="20"/>
        </w:rPr>
        <w:t>“</w:t>
      </w:r>
      <w:r>
        <w:rPr>
          <w:rFonts w:ascii="楷体" w:hAnsi="楷体" w:eastAsia="楷体" w:cs="楷体"/>
          <w:b/>
          <w:bCs/>
          <w:spacing w:val="11"/>
          <w:sz w:val="20"/>
          <w:szCs w:val="20"/>
        </w:rPr>
        <w:t>爱康</w:t>
      </w:r>
      <w:r>
        <w:rPr>
          <w:rFonts w:ascii="楷体" w:hAnsi="楷体" w:eastAsia="楷体" w:cs="楷体"/>
          <w:spacing w:val="-66"/>
          <w:sz w:val="20"/>
          <w:szCs w:val="20"/>
        </w:rPr>
        <w:t xml:space="preserve"> </w:t>
      </w:r>
      <w:r>
        <w:rPr>
          <w:rFonts w:ascii="楷体" w:hAnsi="楷体" w:eastAsia="楷体" w:cs="楷体"/>
          <w:spacing w:val="11"/>
          <w:sz w:val="20"/>
          <w:szCs w:val="20"/>
        </w:rPr>
        <w:t>”）收集、使用、共享本人的下列个人信息</w:t>
      </w:r>
      <w:r>
        <w:rPr>
          <w:rFonts w:ascii="楷体" w:hAnsi="楷体" w:eastAsia="楷体" w:cs="楷体"/>
          <w:spacing w:val="-8"/>
          <w:sz w:val="20"/>
          <w:szCs w:val="20"/>
        </w:rPr>
        <w:t>：</w:t>
      </w:r>
      <w:r>
        <w:rPr>
          <w:rFonts w:ascii="楷体" w:hAnsi="楷体" w:eastAsia="楷体" w:cs="楷体"/>
          <w:spacing w:val="-79"/>
          <w:sz w:val="20"/>
          <w:szCs w:val="20"/>
        </w:rPr>
        <w:t xml:space="preserve"> </w:t>
      </w:r>
      <w:r>
        <w:rPr>
          <w:rFonts w:ascii="楷体" w:hAnsi="楷体" w:eastAsia="楷体" w:cs="楷体"/>
          <w:spacing w:val="-8"/>
          <w:sz w:val="20"/>
          <w:szCs w:val="20"/>
        </w:rPr>
        <w:t>（</w:t>
      </w:r>
      <w:r>
        <w:rPr>
          <w:rFonts w:ascii="Arial" w:hAnsi="Arial" w:eastAsia="Arial" w:cs="Arial"/>
          <w:spacing w:val="11"/>
          <w:sz w:val="20"/>
          <w:szCs w:val="20"/>
        </w:rPr>
        <w:t>1</w:t>
      </w:r>
      <w:r>
        <w:rPr>
          <w:rFonts w:ascii="楷体" w:hAnsi="楷体" w:eastAsia="楷体" w:cs="楷体"/>
          <w:spacing w:val="11"/>
          <w:sz w:val="20"/>
          <w:szCs w:val="20"/>
        </w:rPr>
        <w:t>）为向本人提供体检医疗服务所需的信息，包括</w:t>
      </w:r>
      <w:r>
        <w:rPr>
          <w:rFonts w:ascii="楷体" w:hAnsi="楷体" w:eastAsia="楷体" w:cs="楷体"/>
          <w:spacing w:val="6"/>
          <w:sz w:val="20"/>
          <w:szCs w:val="20"/>
        </w:rPr>
        <w:t>本人的真实姓名、</w:t>
      </w:r>
      <w:r>
        <w:rPr>
          <w:rFonts w:ascii="楷体" w:hAnsi="楷体" w:eastAsia="楷体" w:cs="楷体"/>
          <w:b/>
          <w:bCs/>
          <w:spacing w:val="6"/>
          <w:sz w:val="20"/>
          <w:szCs w:val="20"/>
        </w:rPr>
        <w:t>身份证号、军官证、护照号</w:t>
      </w:r>
      <w:r>
        <w:rPr>
          <w:rFonts w:ascii="楷体" w:hAnsi="楷体" w:eastAsia="楷体" w:cs="楷体"/>
          <w:spacing w:val="6"/>
          <w:sz w:val="20"/>
          <w:szCs w:val="20"/>
        </w:rPr>
        <w:t>、工作单位、部门、</w:t>
      </w:r>
      <w:r>
        <w:rPr>
          <w:rFonts w:ascii="楷体" w:hAnsi="楷体" w:eastAsia="楷体" w:cs="楷体"/>
          <w:b/>
          <w:bCs/>
          <w:spacing w:val="6"/>
          <w:sz w:val="20"/>
          <w:szCs w:val="20"/>
        </w:rPr>
        <w:t>联</w:t>
      </w:r>
      <w:r>
        <w:rPr>
          <w:rFonts w:ascii="楷体" w:hAnsi="楷体" w:eastAsia="楷体" w:cs="楷体"/>
          <w:b/>
          <w:bCs/>
          <w:spacing w:val="5"/>
          <w:sz w:val="20"/>
          <w:szCs w:val="20"/>
        </w:rPr>
        <w:t>系地址</w:t>
      </w:r>
      <w:r>
        <w:rPr>
          <w:rFonts w:ascii="楷体" w:hAnsi="楷体" w:eastAsia="楷体" w:cs="楷体"/>
          <w:spacing w:val="5"/>
          <w:sz w:val="20"/>
          <w:szCs w:val="20"/>
        </w:rPr>
        <w:t>、联系电话、性别、</w:t>
      </w:r>
      <w:r>
        <w:rPr>
          <w:rFonts w:ascii="楷体" w:hAnsi="楷体" w:eastAsia="楷体" w:cs="楷体"/>
          <w:b/>
          <w:bCs/>
          <w:spacing w:val="5"/>
          <w:sz w:val="20"/>
          <w:szCs w:val="20"/>
        </w:rPr>
        <w:t>婚姻状况、</w:t>
      </w:r>
      <w:r>
        <w:rPr>
          <w:rFonts w:ascii="楷体" w:hAnsi="楷体" w:eastAsia="楷体" w:cs="楷体"/>
          <w:b/>
          <w:bCs/>
          <w:spacing w:val="8"/>
          <w:sz w:val="20"/>
          <w:szCs w:val="20"/>
        </w:rPr>
        <w:t>病史和家族病史等</w:t>
      </w:r>
      <w:r>
        <w:rPr>
          <w:rFonts w:ascii="楷体" w:hAnsi="楷体" w:eastAsia="楷体" w:cs="楷体"/>
          <w:spacing w:val="8"/>
          <w:sz w:val="20"/>
          <w:szCs w:val="20"/>
        </w:rPr>
        <w:t>基本信息</w:t>
      </w:r>
      <w:r>
        <w:rPr>
          <w:rFonts w:ascii="楷体" w:hAnsi="楷体" w:eastAsia="楷体" w:cs="楷体"/>
          <w:spacing w:val="-14"/>
          <w:sz w:val="20"/>
          <w:szCs w:val="20"/>
        </w:rPr>
        <w:t>；（</w:t>
      </w:r>
      <w:r>
        <w:rPr>
          <w:rFonts w:ascii="Arial" w:hAnsi="Arial" w:eastAsia="Arial" w:cs="Arial"/>
          <w:spacing w:val="8"/>
          <w:sz w:val="20"/>
          <w:szCs w:val="20"/>
        </w:rPr>
        <w:t>2</w:t>
      </w:r>
      <w:r>
        <w:rPr>
          <w:rFonts w:ascii="楷体" w:hAnsi="楷体" w:eastAsia="楷体" w:cs="楷体"/>
          <w:spacing w:val="8"/>
          <w:sz w:val="20"/>
          <w:szCs w:val="20"/>
        </w:rPr>
        <w:t>）</w:t>
      </w:r>
      <w:r>
        <w:rPr>
          <w:rFonts w:ascii="楷体" w:hAnsi="楷体" w:eastAsia="楷体" w:cs="楷体"/>
          <w:b/>
          <w:bCs/>
          <w:spacing w:val="8"/>
          <w:sz w:val="20"/>
          <w:szCs w:val="20"/>
        </w:rPr>
        <w:t>收集本人涉及本次体检的相关生</w:t>
      </w:r>
      <w:r>
        <w:rPr>
          <w:rFonts w:ascii="楷体" w:hAnsi="楷体" w:eastAsia="楷体" w:cs="楷体"/>
          <w:b/>
          <w:bCs/>
          <w:spacing w:val="7"/>
          <w:sz w:val="20"/>
          <w:szCs w:val="20"/>
        </w:rPr>
        <w:t>理指标、阳性和阴性的检出结果信息、</w:t>
      </w:r>
      <w:r>
        <w:rPr>
          <w:rFonts w:ascii="楷体" w:hAnsi="楷体" w:eastAsia="楷体" w:cs="楷体"/>
          <w:b/>
          <w:bCs/>
          <w:spacing w:val="11"/>
          <w:sz w:val="20"/>
          <w:szCs w:val="20"/>
        </w:rPr>
        <w:t>生物样本检出结果及其可能包含的所有信息</w:t>
      </w:r>
      <w:r>
        <w:rPr>
          <w:rFonts w:ascii="楷体" w:hAnsi="楷体" w:eastAsia="楷体" w:cs="楷体"/>
          <w:spacing w:val="2"/>
          <w:sz w:val="20"/>
          <w:szCs w:val="20"/>
        </w:rPr>
        <w:t>；（</w:t>
      </w:r>
      <w:r>
        <w:rPr>
          <w:rFonts w:ascii="Arial" w:hAnsi="Arial" w:eastAsia="Arial" w:cs="Arial"/>
          <w:spacing w:val="11"/>
          <w:sz w:val="20"/>
          <w:szCs w:val="20"/>
        </w:rPr>
        <w:t>3</w:t>
      </w:r>
      <w:r>
        <w:rPr>
          <w:rFonts w:ascii="楷体" w:hAnsi="楷体" w:eastAsia="楷体" w:cs="楷体"/>
          <w:spacing w:val="11"/>
          <w:sz w:val="20"/>
          <w:szCs w:val="20"/>
        </w:rPr>
        <w:t>）如本人需要使用公示中标注外送的检测服务，爱康需</w:t>
      </w:r>
      <w:r>
        <w:rPr>
          <w:rFonts w:ascii="楷体" w:hAnsi="楷体" w:eastAsia="楷体" w:cs="楷体"/>
          <w:spacing w:val="10"/>
          <w:sz w:val="20"/>
          <w:szCs w:val="20"/>
        </w:rPr>
        <w:t>要收集并向检测方提供该检测所必须的全部信息及足够检测和必要</w:t>
      </w:r>
      <w:r>
        <w:rPr>
          <w:rFonts w:ascii="楷体" w:hAnsi="楷体" w:eastAsia="楷体" w:cs="楷体"/>
          <w:spacing w:val="9"/>
          <w:sz w:val="20"/>
          <w:szCs w:val="20"/>
        </w:rPr>
        <w:t>的复查所需的样本。</w:t>
      </w:r>
    </w:p>
    <w:p w14:paraId="0606E2D7">
      <w:pPr>
        <w:tabs>
          <w:tab w:val="left" w:pos="130"/>
        </w:tabs>
        <w:spacing w:before="8" w:line="332" w:lineRule="auto"/>
        <w:ind w:left="4" w:firstLine="423"/>
        <w:jc w:val="both"/>
        <w:rPr>
          <w:rFonts w:ascii="楷体" w:hAnsi="楷体" w:eastAsia="楷体" w:cs="楷体"/>
          <w:sz w:val="20"/>
          <w:szCs w:val="20"/>
        </w:rPr>
      </w:pPr>
      <w:r>
        <w:rPr>
          <w:rFonts w:ascii="楷体" w:hAnsi="楷体" w:eastAsia="楷体" w:cs="楷体"/>
          <w:spacing w:val="3"/>
          <w:sz w:val="20"/>
          <w:szCs w:val="20"/>
        </w:rPr>
        <w:t>在前述的基础之上，</w:t>
      </w:r>
      <w:r>
        <w:rPr>
          <w:rFonts w:ascii="楷体" w:hAnsi="楷体" w:eastAsia="楷体" w:cs="楷体"/>
          <w:spacing w:val="3"/>
          <w:sz w:val="20"/>
          <w:szCs w:val="20"/>
          <w:shd w:val="clear" w:fill="FFFF00"/>
        </w:rPr>
        <w:t>本人自愿授权并指示被授权人向</w:t>
      </w:r>
      <w:r>
        <w:rPr>
          <w:rFonts w:ascii="楷体" w:hAnsi="楷体" w:eastAsia="楷体" w:cs="楷体"/>
          <w:spacing w:val="3"/>
          <w:sz w:val="20"/>
          <w:szCs w:val="20"/>
          <w:u w:val="single" w:color="auto"/>
          <w:shd w:val="clear" w:fill="FFFF00"/>
        </w:rPr>
        <w:t xml:space="preserve"> </w:t>
      </w:r>
      <w:r>
        <w:rPr>
          <w:position w:val="-6"/>
          <w:sz w:val="20"/>
          <w:szCs w:val="20"/>
        </w:rPr>
        <w:drawing>
          <wp:inline distT="0" distB="0" distL="0" distR="0">
            <wp:extent cx="1133475" cy="2000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3"/>
                    <a:stretch>
                      <a:fillRect/>
                    </a:stretch>
                  </pic:blipFill>
                  <pic:spPr>
                    <a:xfrm>
                      <a:off x="0" y="0"/>
                      <a:ext cx="1133475" cy="200025"/>
                    </a:xfrm>
                    <a:prstGeom prst="rect">
                      <a:avLst/>
                    </a:prstGeom>
                  </pic:spPr>
                </pic:pic>
              </a:graphicData>
            </a:graphic>
          </wp:inline>
        </w:drawing>
      </w:r>
      <w:r>
        <w:rPr>
          <w:rFonts w:ascii="楷体" w:hAnsi="楷体" w:eastAsia="楷体" w:cs="楷体"/>
          <w:spacing w:val="-22"/>
          <w:sz w:val="20"/>
          <w:szCs w:val="20"/>
          <w:u w:val="single" w:color="auto"/>
          <w:shd w:val="clear" w:fill="FFFF00"/>
        </w:rPr>
        <w:t xml:space="preserve"> </w:t>
      </w:r>
      <w:r>
        <w:rPr>
          <w:rFonts w:ascii="楷体" w:hAnsi="楷体" w:eastAsia="楷体" w:cs="楷体"/>
          <w:spacing w:val="3"/>
          <w:sz w:val="20"/>
          <w:szCs w:val="20"/>
          <w:u w:val="single" w:color="auto"/>
          <w:shd w:val="clear" w:fill="FFFF00"/>
        </w:rPr>
        <w:t>（“</w:t>
      </w:r>
      <w:r>
        <w:rPr>
          <w:rFonts w:ascii="楷体" w:hAnsi="楷体" w:eastAsia="楷体" w:cs="楷体"/>
          <w:b/>
          <w:bCs/>
          <w:spacing w:val="3"/>
          <w:sz w:val="20"/>
          <w:szCs w:val="20"/>
          <w:u w:val="single" w:color="auto"/>
          <w:shd w:val="clear" w:fill="FFFF00"/>
        </w:rPr>
        <w:t>个人信息接收方名称</w:t>
      </w:r>
      <w:r>
        <w:rPr>
          <w:rFonts w:ascii="楷体" w:hAnsi="楷体" w:eastAsia="楷体" w:cs="楷体"/>
          <w:spacing w:val="3"/>
          <w:sz w:val="20"/>
          <w:szCs w:val="20"/>
          <w:u w:val="single" w:color="auto"/>
          <w:shd w:val="clear" w:fill="FFFF00"/>
        </w:rPr>
        <w:t>”）</w:t>
      </w:r>
      <w:r>
        <w:rPr>
          <w:rFonts w:ascii="楷体" w:hAnsi="楷体" w:eastAsia="楷体" w:cs="楷体"/>
          <w:sz w:val="20"/>
          <w:szCs w:val="20"/>
          <w:shd w:val="clear" w:fill="FFFF00"/>
        </w:rPr>
        <w:tab/>
      </w:r>
      <w:r>
        <w:rPr>
          <w:rFonts w:ascii="楷体" w:hAnsi="楷体" w:eastAsia="楷体" w:cs="楷体"/>
          <w:spacing w:val="4"/>
          <w:sz w:val="20"/>
          <w:szCs w:val="20"/>
          <w:shd w:val="clear" w:fill="FFFF00"/>
        </w:rPr>
        <w:t>（联系方式</w:t>
      </w:r>
      <w:r>
        <w:rPr>
          <w:rFonts w:ascii="楷体" w:hAnsi="楷体" w:eastAsia="楷体" w:cs="楷体"/>
          <w:spacing w:val="-5"/>
          <w:sz w:val="20"/>
          <w:szCs w:val="20"/>
          <w:shd w:val="clear" w:fill="FFFF00"/>
        </w:rPr>
        <w:t>：</w:t>
      </w:r>
      <w:r>
        <w:rPr>
          <w:rFonts w:ascii="楷体" w:hAnsi="楷体" w:eastAsia="楷体" w:cs="楷体"/>
          <w:spacing w:val="5"/>
          <w:sz w:val="20"/>
          <w:szCs w:val="20"/>
          <w:u w:val="single" w:color="auto"/>
          <w:shd w:val="clear" w:fill="FFFF00"/>
        </w:rPr>
        <w:t xml:space="preserve">       </w:t>
      </w:r>
      <w:r>
        <w:rPr>
          <w:rFonts w:ascii="楷体" w:hAnsi="楷体" w:eastAsia="楷体" w:cs="楷体"/>
          <w:spacing w:val="-77"/>
          <w:sz w:val="20"/>
          <w:szCs w:val="20"/>
          <w:shd w:val="clear" w:fill="FFFF00"/>
        </w:rPr>
        <w:t xml:space="preserve"> </w:t>
      </w:r>
      <w:r>
        <w:rPr>
          <w:rFonts w:ascii="楷体" w:hAnsi="楷体" w:eastAsia="楷体" w:cs="楷体"/>
          <w:spacing w:val="-5"/>
          <w:sz w:val="20"/>
          <w:szCs w:val="20"/>
          <w:shd w:val="clear" w:fill="FFFF00"/>
        </w:rPr>
        <w:t>）</w:t>
      </w:r>
      <w:r>
        <w:rPr>
          <w:rFonts w:ascii="楷体" w:hAnsi="楷体" w:eastAsia="楷体" w:cs="楷体"/>
          <w:spacing w:val="4"/>
          <w:sz w:val="20"/>
          <w:szCs w:val="20"/>
        </w:rPr>
        <w:t>提供</w:t>
      </w:r>
      <w:r>
        <w:rPr>
          <w:rFonts w:ascii="楷体" w:hAnsi="楷体" w:eastAsia="楷体" w:cs="楷体"/>
          <w:b/>
          <w:bCs/>
          <w:spacing w:val="4"/>
          <w:sz w:val="20"/>
          <w:szCs w:val="20"/>
        </w:rPr>
        <w:t>体检报告及其所有载明的所有内容</w:t>
      </w:r>
      <w:r>
        <w:rPr>
          <w:rFonts w:ascii="楷体" w:hAnsi="楷体" w:eastAsia="楷体" w:cs="楷体"/>
          <w:spacing w:val="4"/>
          <w:sz w:val="20"/>
          <w:szCs w:val="20"/>
        </w:rPr>
        <w:t>，包括个人基础信息（姓名、性</w:t>
      </w:r>
      <w:r>
        <w:rPr>
          <w:rFonts w:ascii="楷体" w:hAnsi="楷体" w:eastAsia="楷体" w:cs="楷体"/>
          <w:spacing w:val="3"/>
          <w:sz w:val="20"/>
          <w:szCs w:val="20"/>
        </w:rPr>
        <w:t>别、生</w:t>
      </w:r>
      <w:r>
        <w:rPr>
          <w:rFonts w:ascii="楷体" w:hAnsi="楷体" w:eastAsia="楷体" w:cs="楷体"/>
          <w:spacing w:val="-48"/>
          <w:sz w:val="20"/>
          <w:szCs w:val="20"/>
        </w:rPr>
        <w:t xml:space="preserve"> </w:t>
      </w:r>
      <w:r>
        <w:rPr>
          <w:rFonts w:ascii="楷体" w:hAnsi="楷体" w:eastAsia="楷体" w:cs="楷体"/>
          <w:spacing w:val="3"/>
          <w:sz w:val="20"/>
          <w:szCs w:val="20"/>
        </w:rPr>
        <w:t>日、</w:t>
      </w:r>
      <w:r>
        <w:rPr>
          <w:rFonts w:ascii="楷体" w:hAnsi="楷体" w:eastAsia="楷体" w:cs="楷体"/>
          <w:b/>
          <w:bCs/>
          <w:spacing w:val="4"/>
          <w:sz w:val="20"/>
          <w:szCs w:val="20"/>
        </w:rPr>
        <w:t>身份证号</w:t>
      </w:r>
      <w:r>
        <w:rPr>
          <w:rFonts w:ascii="楷体" w:hAnsi="楷体" w:eastAsia="楷体" w:cs="楷体"/>
          <w:spacing w:val="4"/>
          <w:sz w:val="20"/>
          <w:szCs w:val="20"/>
        </w:rPr>
        <w:t>、员工号、工作单位、部门、联系方式）、</w:t>
      </w:r>
      <w:r>
        <w:rPr>
          <w:rFonts w:ascii="楷体" w:hAnsi="楷体" w:eastAsia="楷体" w:cs="楷体"/>
          <w:b/>
          <w:bCs/>
          <w:spacing w:val="4"/>
          <w:sz w:val="20"/>
          <w:szCs w:val="20"/>
        </w:rPr>
        <w:t>本人体检项目的所有结果</w:t>
      </w:r>
      <w:r>
        <w:rPr>
          <w:rFonts w:ascii="楷体" w:hAnsi="楷体" w:eastAsia="楷体" w:cs="楷体"/>
          <w:b/>
          <w:bCs/>
          <w:spacing w:val="3"/>
          <w:sz w:val="20"/>
          <w:szCs w:val="20"/>
        </w:rPr>
        <w:t>和阴性、阳性的检出信息（包</w:t>
      </w:r>
      <w:r>
        <w:rPr>
          <w:rFonts w:ascii="楷体" w:hAnsi="楷体" w:eastAsia="楷体" w:cs="楷体"/>
          <w:b/>
          <w:bCs/>
          <w:spacing w:val="10"/>
          <w:sz w:val="20"/>
          <w:szCs w:val="20"/>
        </w:rPr>
        <w:t>括本人接受的常规项目检测结果、本人自愿要求进行的乙型肝炎</w:t>
      </w:r>
      <w:r>
        <w:rPr>
          <w:rFonts w:ascii="楷体" w:hAnsi="楷体" w:eastAsia="楷体" w:cs="楷体"/>
          <w:b/>
          <w:bCs/>
          <w:spacing w:val="9"/>
          <w:sz w:val="20"/>
          <w:szCs w:val="20"/>
        </w:rPr>
        <w:t>病毒血检查结果和</w:t>
      </w:r>
      <w:r>
        <w:rPr>
          <w:rFonts w:ascii="楷体" w:hAnsi="楷体" w:eastAsia="楷体" w:cs="楷体"/>
          <w:spacing w:val="-31"/>
          <w:sz w:val="20"/>
          <w:szCs w:val="20"/>
        </w:rPr>
        <w:t xml:space="preserve"> </w:t>
      </w:r>
      <w:r>
        <w:rPr>
          <w:rFonts w:ascii="Arial" w:hAnsi="Arial" w:eastAsia="Arial" w:cs="Arial"/>
          <w:b/>
          <w:bCs/>
          <w:sz w:val="20"/>
          <w:szCs w:val="20"/>
        </w:rPr>
        <w:t>HIV</w:t>
      </w:r>
      <w:r>
        <w:rPr>
          <w:rFonts w:ascii="Arial" w:hAnsi="Arial" w:eastAsia="Arial" w:cs="Arial"/>
          <w:b/>
          <w:bCs/>
          <w:spacing w:val="9"/>
          <w:sz w:val="20"/>
          <w:szCs w:val="20"/>
        </w:rPr>
        <w:t xml:space="preserve"> </w:t>
      </w:r>
      <w:r>
        <w:rPr>
          <w:rFonts w:ascii="楷体" w:hAnsi="楷体" w:eastAsia="楷体" w:cs="楷体"/>
          <w:b/>
          <w:bCs/>
          <w:spacing w:val="9"/>
          <w:sz w:val="20"/>
          <w:szCs w:val="20"/>
        </w:rPr>
        <w:t>检测结果</w:t>
      </w:r>
      <w:r>
        <w:rPr>
          <w:rFonts w:ascii="Arial" w:hAnsi="Arial" w:eastAsia="Arial" w:cs="Arial"/>
          <w:b/>
          <w:bCs/>
          <w:spacing w:val="9"/>
          <w:sz w:val="20"/>
          <w:szCs w:val="20"/>
        </w:rPr>
        <w:t>/</w:t>
      </w:r>
      <w:r>
        <w:rPr>
          <w:rFonts w:ascii="楷体" w:hAnsi="楷体" w:eastAsia="楷体" w:cs="楷体"/>
          <w:b/>
          <w:bCs/>
          <w:spacing w:val="9"/>
          <w:sz w:val="20"/>
          <w:szCs w:val="20"/>
        </w:rPr>
        <w:t>专项检</w:t>
      </w:r>
      <w:r>
        <w:rPr>
          <w:rFonts w:ascii="楷体" w:hAnsi="楷体" w:eastAsia="楷体" w:cs="楷体"/>
          <w:b/>
          <w:bCs/>
          <w:spacing w:val="7"/>
          <w:sz w:val="20"/>
          <w:szCs w:val="20"/>
        </w:rPr>
        <w:t>测结果）、以及阳性检出信息的各种可能的成因和需要采取的应对措施及后果（其中个人敏感信息以粗体</w:t>
      </w:r>
      <w:r>
        <w:rPr>
          <w:rFonts w:ascii="楷体" w:hAnsi="楷体" w:eastAsia="楷体" w:cs="楷体"/>
          <w:b/>
          <w:bCs/>
          <w:spacing w:val="9"/>
          <w:sz w:val="20"/>
          <w:szCs w:val="20"/>
        </w:rPr>
        <w:t>进行显著标识）。</w:t>
      </w:r>
      <w:r>
        <w:rPr>
          <w:rFonts w:ascii="楷体" w:hAnsi="楷体" w:eastAsia="楷体" w:cs="楷体"/>
          <w:spacing w:val="9"/>
          <w:sz w:val="20"/>
          <w:szCs w:val="20"/>
        </w:rPr>
        <w:t>接收方会将上述个人信息用于</w:t>
      </w:r>
      <w:r>
        <w:rPr>
          <w:rFonts w:ascii="楷体" w:hAnsi="楷体" w:eastAsia="楷体" w:cs="楷体"/>
          <w:spacing w:val="9"/>
          <w:sz w:val="20"/>
          <w:szCs w:val="20"/>
          <w:u w:val="single" w:color="auto"/>
        </w:rPr>
        <w:t>开展企业内部人事管理所必须的员工健康管理工作</w:t>
      </w:r>
      <w:r>
        <w:rPr>
          <w:rFonts w:ascii="楷体" w:hAnsi="楷体" w:eastAsia="楷体" w:cs="楷体"/>
          <w:spacing w:val="9"/>
          <w:sz w:val="20"/>
          <w:szCs w:val="20"/>
        </w:rPr>
        <w:t>。如接</w:t>
      </w:r>
      <w:r>
        <w:rPr>
          <w:rFonts w:ascii="楷体" w:hAnsi="楷体" w:eastAsia="楷体" w:cs="楷体"/>
          <w:spacing w:val="10"/>
          <w:sz w:val="20"/>
          <w:szCs w:val="20"/>
        </w:rPr>
        <w:t>收方需超出该范围处理和处置上述信息，需与</w:t>
      </w:r>
      <w:r>
        <w:rPr>
          <w:rFonts w:ascii="楷体" w:hAnsi="楷体" w:eastAsia="楷体" w:cs="楷体"/>
          <w:spacing w:val="9"/>
          <w:sz w:val="20"/>
          <w:szCs w:val="20"/>
        </w:rPr>
        <w:t>本人另行就个人信息处理行为进行约定，与爱康国宾健康体</w:t>
      </w:r>
      <w:r>
        <w:rPr>
          <w:rFonts w:ascii="楷体" w:hAnsi="楷体" w:eastAsia="楷体" w:cs="楷体"/>
          <w:spacing w:val="10"/>
          <w:sz w:val="20"/>
          <w:szCs w:val="20"/>
        </w:rPr>
        <w:t>检管理集团有限公司及其关联公司、其旗下所有医疗机构及由爱康国宾集团指定的第三方医疗机构无关。本人理解并授权同意，被授权人可以以纸质或电</w:t>
      </w:r>
      <w:r>
        <w:rPr>
          <w:rFonts w:ascii="楷体" w:hAnsi="楷体" w:eastAsia="楷体" w:cs="楷体"/>
          <w:spacing w:val="9"/>
          <w:sz w:val="20"/>
          <w:szCs w:val="20"/>
        </w:rPr>
        <w:t>子数据及其他形式向个人信息接收方提供本人上述的个人</w:t>
      </w:r>
      <w:r>
        <w:rPr>
          <w:rFonts w:ascii="楷体" w:hAnsi="楷体" w:eastAsia="楷体" w:cs="楷体"/>
          <w:spacing w:val="8"/>
          <w:sz w:val="20"/>
          <w:szCs w:val="20"/>
        </w:rPr>
        <w:t>信息。</w:t>
      </w:r>
      <w:r>
        <w:rPr>
          <w:rFonts w:ascii="楷体" w:hAnsi="楷体" w:eastAsia="楷体" w:cs="楷体"/>
          <w:b/>
          <w:bCs/>
          <w:spacing w:val="8"/>
          <w:sz w:val="20"/>
          <w:szCs w:val="20"/>
        </w:rPr>
        <w:t>本人也理解，如本人拒绝授权被授权人向</w:t>
      </w:r>
      <w:r>
        <w:rPr>
          <w:rFonts w:ascii="楷体" w:hAnsi="楷体" w:eastAsia="楷体" w:cs="楷体"/>
          <w:b/>
          <w:bCs/>
          <w:spacing w:val="7"/>
          <w:sz w:val="20"/>
          <w:szCs w:val="20"/>
        </w:rPr>
        <w:t>接收方共享上述个人信息，被授权人可能无法向本人提供该体检服务，或该体检服务的费用可能无法由接收方支付而需本人自费，且任何因本人拒绝授权披露而产</w:t>
      </w:r>
      <w:r>
        <w:rPr>
          <w:rFonts w:ascii="楷体" w:hAnsi="楷体" w:eastAsia="楷体" w:cs="楷体"/>
          <w:b/>
          <w:bCs/>
          <w:spacing w:val="8"/>
          <w:sz w:val="20"/>
          <w:szCs w:val="20"/>
        </w:rPr>
        <w:t>生的本人与接收方之间的纠纷与被授权人无关。</w:t>
      </w:r>
    </w:p>
    <w:p w14:paraId="19DB81A4">
      <w:pPr>
        <w:spacing w:before="1" w:line="330" w:lineRule="auto"/>
        <w:ind w:left="16" w:right="107" w:firstLine="422"/>
        <w:rPr>
          <w:rFonts w:ascii="楷体" w:hAnsi="楷体" w:eastAsia="楷体" w:cs="楷体"/>
          <w:sz w:val="20"/>
          <w:szCs w:val="20"/>
        </w:rPr>
      </w:pPr>
      <w:r>
        <w:rPr>
          <w:rFonts w:ascii="楷体" w:hAnsi="楷体" w:eastAsia="楷体" w:cs="楷体"/>
          <w:spacing w:val="9"/>
          <w:sz w:val="20"/>
          <w:szCs w:val="20"/>
        </w:rPr>
        <w:t>本人已经充分知晓自己的权利并了解和愿意承担本</w:t>
      </w:r>
      <w:r>
        <w:rPr>
          <w:rFonts w:ascii="楷体" w:hAnsi="楷体" w:eastAsia="楷体" w:cs="楷体"/>
          <w:spacing w:val="8"/>
          <w:sz w:val="20"/>
          <w:szCs w:val="20"/>
        </w:rPr>
        <w:t>次授权可能带来的风险和对本人利益可能的损害，</w:t>
      </w:r>
      <w:r>
        <w:rPr>
          <w:rFonts w:ascii="楷体" w:hAnsi="楷体" w:eastAsia="楷体" w:cs="楷体"/>
          <w:spacing w:val="9"/>
          <w:sz w:val="20"/>
          <w:szCs w:val="20"/>
        </w:rPr>
        <w:t>并郑重声明本次授权系本人自己所为且为本</w:t>
      </w:r>
      <w:r>
        <w:rPr>
          <w:rFonts w:ascii="楷体" w:hAnsi="楷体" w:eastAsia="楷体" w:cs="楷体"/>
          <w:spacing w:val="8"/>
          <w:sz w:val="20"/>
          <w:szCs w:val="20"/>
        </w:rPr>
        <w:t>人自愿。</w:t>
      </w:r>
    </w:p>
    <w:p w14:paraId="59F35554">
      <w:pPr>
        <w:spacing w:before="2" w:line="329" w:lineRule="auto"/>
        <w:ind w:left="8" w:right="79" w:firstLine="430"/>
        <w:jc w:val="both"/>
        <w:rPr>
          <w:rFonts w:ascii="楷体" w:hAnsi="楷体" w:eastAsia="楷体" w:cs="楷体"/>
          <w:sz w:val="20"/>
          <w:szCs w:val="20"/>
        </w:rPr>
      </w:pPr>
      <w:r>
        <w:rPr>
          <w:rFonts w:ascii="楷体" w:hAnsi="楷体" w:eastAsia="楷体" w:cs="楷体"/>
          <w:spacing w:val="9"/>
          <w:sz w:val="20"/>
          <w:szCs w:val="20"/>
        </w:rPr>
        <w:t>本人已完整阅读并充分理解本授权书，本人自愿选择同意授权被授权人根据本授权书向个人信息接收者披露本人的相关个人信息。如本授权书中约定的内容与本人此前与爱康签署的任何合同、授权文件有任</w:t>
      </w:r>
      <w:r>
        <w:rPr>
          <w:rFonts w:ascii="楷体" w:hAnsi="楷体" w:eastAsia="楷体" w:cs="楷体"/>
          <w:spacing w:val="6"/>
          <w:sz w:val="20"/>
          <w:szCs w:val="20"/>
        </w:rPr>
        <w:t>何不一致的地方，</w:t>
      </w:r>
      <w:r>
        <w:rPr>
          <w:rFonts w:ascii="楷体" w:hAnsi="楷体" w:eastAsia="楷体" w:cs="楷体"/>
          <w:spacing w:val="-43"/>
          <w:sz w:val="20"/>
          <w:szCs w:val="20"/>
        </w:rPr>
        <w:t xml:space="preserve"> </w:t>
      </w:r>
      <w:r>
        <w:rPr>
          <w:rFonts w:ascii="楷体" w:hAnsi="楷体" w:eastAsia="楷体" w:cs="楷体"/>
          <w:spacing w:val="6"/>
          <w:sz w:val="20"/>
          <w:szCs w:val="20"/>
        </w:rPr>
        <w:t>以本授权书的内容为准。</w:t>
      </w:r>
    </w:p>
    <w:p w14:paraId="0ED12A9D">
      <w:pPr>
        <w:spacing w:before="164" w:line="237" w:lineRule="auto"/>
        <w:ind w:left="5744"/>
        <w:rPr>
          <w:rFonts w:ascii="楷体" w:hAnsi="楷体" w:eastAsia="楷体" w:cs="楷体"/>
          <w:sz w:val="20"/>
          <w:szCs w:val="20"/>
        </w:rPr>
      </w:pPr>
      <w:r>
        <w:rPr>
          <w:rFonts w:ascii="楷体" w:hAnsi="楷体" w:eastAsia="楷体" w:cs="楷体"/>
          <w:spacing w:val="5"/>
          <w:sz w:val="20"/>
          <w:szCs w:val="20"/>
        </w:rPr>
        <w:t>授权人：</w:t>
      </w:r>
    </w:p>
    <w:p w14:paraId="4C5DB6E0">
      <w:pPr>
        <w:spacing w:before="248" w:line="268" w:lineRule="exact"/>
        <w:ind w:left="5873"/>
        <w:rPr>
          <w:rFonts w:ascii="楷体" w:hAnsi="楷体" w:eastAsia="楷体" w:cs="楷体"/>
          <w:sz w:val="20"/>
          <w:szCs w:val="20"/>
        </w:rPr>
      </w:pPr>
      <w:r>
        <w:rPr>
          <w:rFonts w:ascii="Arial" w:hAnsi="Arial" w:eastAsia="Arial" w:cs="Arial"/>
          <w:spacing w:val="24"/>
          <w:position w:val="2"/>
          <w:sz w:val="20"/>
          <w:szCs w:val="20"/>
        </w:rPr>
        <w:t>[</w:t>
      </w:r>
      <w:r>
        <w:rPr>
          <w:rFonts w:ascii="Arial" w:hAnsi="Arial" w:eastAsia="Arial" w:cs="Arial"/>
          <w:spacing w:val="10"/>
          <w:position w:val="2"/>
          <w:sz w:val="20"/>
          <w:szCs w:val="20"/>
        </w:rPr>
        <w:t xml:space="preserve">  </w:t>
      </w:r>
      <w:r>
        <w:rPr>
          <w:rFonts w:ascii="Arial" w:hAnsi="Arial" w:eastAsia="Arial" w:cs="Arial"/>
          <w:spacing w:val="24"/>
          <w:position w:val="2"/>
          <w:sz w:val="20"/>
          <w:szCs w:val="20"/>
        </w:rPr>
        <w:t>]</w:t>
      </w:r>
      <w:r>
        <w:rPr>
          <w:rFonts w:ascii="楷体" w:hAnsi="楷体" w:eastAsia="楷体" w:cs="楷体"/>
          <w:spacing w:val="24"/>
          <w:position w:val="2"/>
          <w:sz w:val="20"/>
          <w:szCs w:val="20"/>
        </w:rPr>
        <w:t>年</w:t>
      </w:r>
      <w:r>
        <w:rPr>
          <w:rFonts w:ascii="Arial" w:hAnsi="Arial" w:eastAsia="Arial" w:cs="Arial"/>
          <w:spacing w:val="24"/>
          <w:position w:val="2"/>
          <w:sz w:val="20"/>
          <w:szCs w:val="20"/>
        </w:rPr>
        <w:t>[</w:t>
      </w:r>
      <w:r>
        <w:rPr>
          <w:rFonts w:ascii="Arial" w:hAnsi="Arial" w:eastAsia="Arial" w:cs="Arial"/>
          <w:spacing w:val="7"/>
          <w:position w:val="2"/>
          <w:sz w:val="20"/>
          <w:szCs w:val="20"/>
        </w:rPr>
        <w:t xml:space="preserve">  </w:t>
      </w:r>
      <w:r>
        <w:rPr>
          <w:rFonts w:ascii="Arial" w:hAnsi="Arial" w:eastAsia="Arial" w:cs="Arial"/>
          <w:spacing w:val="24"/>
          <w:position w:val="2"/>
          <w:sz w:val="20"/>
          <w:szCs w:val="20"/>
        </w:rPr>
        <w:t>]</w:t>
      </w:r>
      <w:r>
        <w:rPr>
          <w:rFonts w:ascii="楷体" w:hAnsi="楷体" w:eastAsia="楷体" w:cs="楷体"/>
          <w:spacing w:val="24"/>
          <w:position w:val="2"/>
          <w:sz w:val="20"/>
          <w:szCs w:val="20"/>
        </w:rPr>
        <w:t>月</w:t>
      </w:r>
      <w:r>
        <w:rPr>
          <w:rFonts w:ascii="Arial" w:hAnsi="Arial" w:eastAsia="Arial" w:cs="Arial"/>
          <w:spacing w:val="24"/>
          <w:position w:val="2"/>
          <w:sz w:val="20"/>
          <w:szCs w:val="20"/>
        </w:rPr>
        <w:t>[</w:t>
      </w:r>
      <w:r>
        <w:rPr>
          <w:rFonts w:ascii="Arial" w:hAnsi="Arial" w:eastAsia="Arial" w:cs="Arial"/>
          <w:spacing w:val="5"/>
          <w:position w:val="2"/>
          <w:sz w:val="20"/>
          <w:szCs w:val="20"/>
        </w:rPr>
        <w:t xml:space="preserve">  </w:t>
      </w:r>
      <w:r>
        <w:rPr>
          <w:rFonts w:ascii="Arial" w:hAnsi="Arial" w:eastAsia="Arial" w:cs="Arial"/>
          <w:spacing w:val="24"/>
          <w:position w:val="2"/>
          <w:sz w:val="20"/>
          <w:szCs w:val="20"/>
        </w:rPr>
        <w:t>]</w:t>
      </w:r>
      <w:r>
        <w:rPr>
          <w:rFonts w:ascii="Arial" w:hAnsi="Arial" w:eastAsia="Arial" w:cs="Arial"/>
          <w:spacing w:val="-1"/>
          <w:position w:val="2"/>
          <w:sz w:val="20"/>
          <w:szCs w:val="20"/>
        </w:rPr>
        <w:t xml:space="preserve"> </w:t>
      </w:r>
      <w:r>
        <w:rPr>
          <w:rFonts w:ascii="楷体" w:hAnsi="楷体" w:eastAsia="楷体" w:cs="楷体"/>
          <w:spacing w:val="24"/>
          <w:position w:val="2"/>
          <w:sz w:val="20"/>
          <w:szCs w:val="20"/>
        </w:rPr>
        <w:t>日</w:t>
      </w:r>
    </w:p>
    <w:p w14:paraId="19498E29">
      <w:pPr>
        <w:spacing w:line="268" w:lineRule="exact"/>
        <w:rPr>
          <w:rFonts w:ascii="楷体" w:hAnsi="楷体" w:eastAsia="楷体" w:cs="楷体"/>
          <w:sz w:val="20"/>
          <w:szCs w:val="20"/>
        </w:rPr>
        <w:sectPr>
          <w:footerReference r:id="rId13" w:type="default"/>
          <w:pgSz w:w="11906" w:h="16839"/>
          <w:pgMar w:top="1103" w:right="1054" w:bottom="1170" w:left="1129" w:header="0" w:footer="956" w:gutter="0"/>
          <w:cols w:space="720" w:num="1"/>
        </w:sectPr>
      </w:pPr>
    </w:p>
    <w:p w14:paraId="1B1E8F14">
      <w:pPr>
        <w:spacing w:line="328" w:lineRule="auto"/>
        <w:rPr>
          <w:rFonts w:ascii="Arial"/>
          <w:sz w:val="21"/>
        </w:rPr>
      </w:pPr>
    </w:p>
    <w:p w14:paraId="3C0A5A11">
      <w:pPr>
        <w:spacing w:line="328" w:lineRule="auto"/>
        <w:rPr>
          <w:rFonts w:ascii="Arial"/>
          <w:sz w:val="21"/>
        </w:rPr>
      </w:pPr>
    </w:p>
    <w:p w14:paraId="435213D9">
      <w:pPr>
        <w:pStyle w:val="3"/>
        <w:spacing w:before="91" w:line="219" w:lineRule="auto"/>
        <w:ind w:left="3041"/>
        <w:rPr>
          <w:sz w:val="28"/>
          <w:szCs w:val="28"/>
        </w:rPr>
      </w:pPr>
      <w:r>
        <w:rPr>
          <w:b/>
          <w:bCs/>
          <w:spacing w:val="-6"/>
          <w:sz w:val="28"/>
          <w:szCs w:val="28"/>
        </w:rPr>
        <w:t>自选健康体检项目及风险告知协议</w:t>
      </w:r>
    </w:p>
    <w:p w14:paraId="6C88FC4D">
      <w:pPr>
        <w:spacing w:line="388" w:lineRule="auto"/>
        <w:rPr>
          <w:rFonts w:ascii="Arial"/>
          <w:sz w:val="21"/>
        </w:rPr>
      </w:pPr>
    </w:p>
    <w:p w14:paraId="16BE3205">
      <w:pPr>
        <w:pStyle w:val="3"/>
        <w:spacing w:before="78" w:line="219" w:lineRule="auto"/>
        <w:ind w:left="511"/>
        <w:rPr>
          <w:sz w:val="24"/>
          <w:szCs w:val="24"/>
        </w:rPr>
      </w:pPr>
      <w:r>
        <w:rPr>
          <w:spacing w:val="-3"/>
          <w:sz w:val="24"/>
          <w:szCs w:val="24"/>
        </w:rPr>
        <w:t>甲方： 上海弈工分信息科技有限公司</w:t>
      </w:r>
    </w:p>
    <w:p w14:paraId="5DD46BBD">
      <w:pPr>
        <w:pStyle w:val="3"/>
        <w:spacing w:before="251" w:line="219" w:lineRule="auto"/>
        <w:ind w:left="530"/>
        <w:rPr>
          <w:sz w:val="24"/>
          <w:szCs w:val="24"/>
        </w:rPr>
      </w:pPr>
      <w:r>
        <w:rPr>
          <w:spacing w:val="-2"/>
          <w:sz w:val="24"/>
          <w:szCs w:val="24"/>
        </w:rPr>
        <w:t>乙方： 上海爱康国宾蓝十字门诊部有限公司</w:t>
      </w:r>
    </w:p>
    <w:p w14:paraId="6D634390">
      <w:pPr>
        <w:spacing w:line="284" w:lineRule="auto"/>
        <w:rPr>
          <w:rFonts w:ascii="Arial"/>
          <w:sz w:val="21"/>
        </w:rPr>
      </w:pPr>
    </w:p>
    <w:p w14:paraId="37C619C4">
      <w:pPr>
        <w:spacing w:line="285" w:lineRule="auto"/>
        <w:rPr>
          <w:rFonts w:ascii="Arial"/>
          <w:sz w:val="21"/>
        </w:rPr>
      </w:pPr>
    </w:p>
    <w:p w14:paraId="4C2A77D0">
      <w:pPr>
        <w:pStyle w:val="3"/>
        <w:spacing w:before="78" w:line="241" w:lineRule="auto"/>
        <w:ind w:right="61" w:firstLine="480"/>
        <w:jc w:val="both"/>
        <w:rPr>
          <w:sz w:val="24"/>
          <w:szCs w:val="24"/>
        </w:rPr>
      </w:pPr>
      <w:r>
        <w:rPr>
          <w:spacing w:val="-6"/>
          <w:sz w:val="24"/>
          <w:szCs w:val="24"/>
        </w:rPr>
        <w:t>根据国家卫生健康委员会办公厅发布的《成人健康</w:t>
      </w:r>
      <w:r>
        <w:rPr>
          <w:spacing w:val="-7"/>
          <w:sz w:val="24"/>
          <w:szCs w:val="24"/>
        </w:rPr>
        <w:t>体检项目推荐指引（</w:t>
      </w:r>
      <w:r>
        <w:rPr>
          <w:rFonts w:ascii="Times New Roman" w:hAnsi="Times New Roman" w:eastAsia="Times New Roman" w:cs="Times New Roman"/>
          <w:spacing w:val="-7"/>
          <w:sz w:val="24"/>
          <w:szCs w:val="24"/>
        </w:rPr>
        <w:t xml:space="preserve">2025 </w:t>
      </w:r>
      <w:r>
        <w:rPr>
          <w:spacing w:val="-7"/>
          <w:sz w:val="24"/>
          <w:szCs w:val="24"/>
        </w:rPr>
        <w:t>年版）》（国</w:t>
      </w:r>
      <w:r>
        <w:rPr>
          <w:spacing w:val="-3"/>
          <w:sz w:val="24"/>
          <w:szCs w:val="24"/>
        </w:rPr>
        <w:t>卫办医政函〔</w:t>
      </w:r>
      <w:r>
        <w:rPr>
          <w:rFonts w:ascii="Times New Roman" w:hAnsi="Times New Roman" w:eastAsia="Times New Roman" w:cs="Times New Roman"/>
          <w:spacing w:val="-3"/>
          <w:sz w:val="24"/>
          <w:szCs w:val="24"/>
        </w:rPr>
        <w:t>2025</w:t>
      </w:r>
      <w:r>
        <w:rPr>
          <w:spacing w:val="-3"/>
          <w:sz w:val="24"/>
          <w:szCs w:val="24"/>
        </w:rPr>
        <w:t>〕</w:t>
      </w:r>
      <w:r>
        <w:rPr>
          <w:rFonts w:ascii="Times New Roman" w:hAnsi="Times New Roman" w:eastAsia="Times New Roman" w:cs="Times New Roman"/>
          <w:spacing w:val="-3"/>
          <w:sz w:val="24"/>
          <w:szCs w:val="24"/>
        </w:rPr>
        <w:t>412</w:t>
      </w:r>
      <w:r>
        <w:rPr>
          <w:rFonts w:ascii="Times New Roman" w:hAnsi="Times New Roman" w:eastAsia="Times New Roman" w:cs="Times New Roman"/>
          <w:spacing w:val="15"/>
          <w:sz w:val="24"/>
          <w:szCs w:val="24"/>
        </w:rPr>
        <w:t xml:space="preserve"> </w:t>
      </w:r>
      <w:r>
        <w:rPr>
          <w:spacing w:val="-3"/>
          <w:sz w:val="24"/>
          <w:szCs w:val="24"/>
        </w:rPr>
        <w:t>号，以下简称</w:t>
      </w:r>
      <w:r>
        <w:rPr>
          <w:rFonts w:ascii="Times New Roman" w:hAnsi="Times New Roman" w:eastAsia="Times New Roman" w:cs="Times New Roman"/>
          <w:spacing w:val="-3"/>
          <w:sz w:val="24"/>
          <w:szCs w:val="24"/>
        </w:rPr>
        <w:t>“</w:t>
      </w:r>
      <w:r>
        <w:rPr>
          <w:spacing w:val="-3"/>
          <w:sz w:val="24"/>
          <w:szCs w:val="24"/>
        </w:rPr>
        <w:t>《指引》</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9"/>
          <w:sz w:val="24"/>
          <w:szCs w:val="24"/>
        </w:rPr>
        <w:t xml:space="preserve"> </w:t>
      </w:r>
      <w:r>
        <w:rPr>
          <w:spacing w:val="-3"/>
          <w:sz w:val="24"/>
          <w:szCs w:val="24"/>
        </w:rPr>
        <w:t>，</w:t>
      </w:r>
      <w:r>
        <w:rPr>
          <w:spacing w:val="-4"/>
          <w:sz w:val="24"/>
          <w:szCs w:val="24"/>
        </w:rPr>
        <w:t>见附件</w:t>
      </w:r>
      <w:r>
        <w:rPr>
          <w:spacing w:val="-8"/>
          <w:sz w:val="24"/>
          <w:szCs w:val="24"/>
        </w:rPr>
        <w:t>），</w:t>
      </w:r>
      <w:r>
        <w:rPr>
          <w:spacing w:val="-4"/>
          <w:sz w:val="24"/>
          <w:szCs w:val="24"/>
        </w:rPr>
        <w:t>为明确双方在体检项目定制过</w:t>
      </w:r>
      <w:r>
        <w:rPr>
          <w:spacing w:val="1"/>
          <w:sz w:val="24"/>
          <w:szCs w:val="24"/>
        </w:rPr>
        <w:t>程中的权利义务，充分保障甲方的知情权，甲乙双方经友好协商</w:t>
      </w:r>
      <w:r>
        <w:rPr>
          <w:sz w:val="24"/>
          <w:szCs w:val="24"/>
        </w:rPr>
        <w:t>，签署本协议，并作为《体</w:t>
      </w:r>
      <w:r>
        <w:rPr>
          <w:spacing w:val="-1"/>
          <w:sz w:val="24"/>
          <w:szCs w:val="24"/>
        </w:rPr>
        <w:t>检服务协议》不可分割的组成部分。</w:t>
      </w:r>
    </w:p>
    <w:p w14:paraId="5ACED638">
      <w:pPr>
        <w:pStyle w:val="3"/>
        <w:spacing w:before="308" w:line="241" w:lineRule="auto"/>
        <w:ind w:left="1" w:right="61" w:firstLine="479"/>
        <w:rPr>
          <w:sz w:val="24"/>
          <w:szCs w:val="24"/>
        </w:rPr>
      </w:pPr>
      <w:r>
        <w:rPr>
          <w:spacing w:val="-1"/>
          <w:sz w:val="24"/>
          <w:szCs w:val="24"/>
        </w:rPr>
        <w:t>第一条  乙方已明确知晓《指引》对成人健康体检的</w:t>
      </w:r>
      <w:r>
        <w:rPr>
          <w:rFonts w:ascii="Times New Roman" w:hAnsi="Times New Roman" w:eastAsia="Times New Roman" w:cs="Times New Roman"/>
          <w:spacing w:val="-1"/>
          <w:sz w:val="24"/>
          <w:szCs w:val="24"/>
        </w:rPr>
        <w:t>“</w:t>
      </w:r>
      <w:r>
        <w:rPr>
          <w:spacing w:val="-1"/>
          <w:sz w:val="24"/>
          <w:szCs w:val="24"/>
        </w:rPr>
        <w:t>基本体检项</w:t>
      </w:r>
      <w:r>
        <w:rPr>
          <w:spacing w:val="-2"/>
          <w:sz w:val="24"/>
          <w:szCs w:val="24"/>
        </w:rPr>
        <w:t>目</w:t>
      </w:r>
      <w:r>
        <w:rPr>
          <w:rFonts w:ascii="Times New Roman" w:hAnsi="Times New Roman" w:eastAsia="Times New Roman" w:cs="Times New Roman"/>
          <w:spacing w:val="-2"/>
          <w:sz w:val="24"/>
          <w:szCs w:val="24"/>
        </w:rPr>
        <w:t>”</w:t>
      </w:r>
      <w:r>
        <w:rPr>
          <w:spacing w:val="-2"/>
          <w:sz w:val="24"/>
          <w:szCs w:val="24"/>
        </w:rPr>
        <w:t>及</w:t>
      </w:r>
      <w:r>
        <w:rPr>
          <w:rFonts w:ascii="Times New Roman" w:hAnsi="Times New Roman" w:eastAsia="Times New Roman" w:cs="Times New Roman"/>
          <w:spacing w:val="-2"/>
          <w:sz w:val="24"/>
          <w:szCs w:val="24"/>
        </w:rPr>
        <w:t>“</w:t>
      </w:r>
      <w:r>
        <w:rPr>
          <w:spacing w:val="-2"/>
          <w:sz w:val="24"/>
          <w:szCs w:val="24"/>
        </w:rPr>
        <w:t>慢性病风险筛查</w:t>
      </w:r>
      <w:r>
        <w:rPr>
          <w:spacing w:val="2"/>
          <w:sz w:val="24"/>
          <w:szCs w:val="24"/>
        </w:rPr>
        <w:t>项目</w:t>
      </w:r>
      <w:r>
        <w:rPr>
          <w:rFonts w:ascii="Times New Roman" w:hAnsi="Times New Roman" w:eastAsia="Times New Roman" w:cs="Times New Roman"/>
          <w:spacing w:val="2"/>
          <w:sz w:val="24"/>
          <w:szCs w:val="24"/>
        </w:rPr>
        <w:t>”</w:t>
      </w:r>
      <w:r>
        <w:rPr>
          <w:spacing w:val="2"/>
          <w:sz w:val="24"/>
          <w:szCs w:val="24"/>
        </w:rPr>
        <w:t>均做出了明确的规范性推荐，其中</w:t>
      </w:r>
      <w:r>
        <w:rPr>
          <w:rFonts w:ascii="Times New Roman" w:hAnsi="Times New Roman" w:eastAsia="Times New Roman" w:cs="Times New Roman"/>
          <w:spacing w:val="2"/>
          <w:sz w:val="24"/>
          <w:szCs w:val="24"/>
        </w:rPr>
        <w:t>“</w:t>
      </w:r>
      <w:r>
        <w:rPr>
          <w:spacing w:val="2"/>
          <w:sz w:val="24"/>
          <w:szCs w:val="24"/>
        </w:rPr>
        <w:t>基本体检项目</w:t>
      </w:r>
      <w:r>
        <w:rPr>
          <w:rFonts w:ascii="Times New Roman" w:hAnsi="Times New Roman" w:eastAsia="Times New Roman" w:cs="Times New Roman"/>
          <w:spacing w:val="2"/>
          <w:sz w:val="24"/>
          <w:szCs w:val="24"/>
        </w:rPr>
        <w:t>”</w:t>
      </w:r>
      <w:r>
        <w:rPr>
          <w:spacing w:val="2"/>
          <w:sz w:val="24"/>
          <w:szCs w:val="24"/>
        </w:rPr>
        <w:t>是实施健康评估的基础，而</w:t>
      </w:r>
      <w:r>
        <w:rPr>
          <w:rFonts w:ascii="Times New Roman" w:hAnsi="Times New Roman" w:eastAsia="Times New Roman" w:cs="Times New Roman"/>
          <w:spacing w:val="1"/>
          <w:sz w:val="24"/>
          <w:szCs w:val="24"/>
        </w:rPr>
        <w:t>“</w:t>
      </w:r>
      <w:r>
        <w:rPr>
          <w:spacing w:val="1"/>
          <w:sz w:val="24"/>
          <w:szCs w:val="24"/>
        </w:rPr>
        <w:t>慢性病</w:t>
      </w:r>
      <w:r>
        <w:rPr>
          <w:spacing w:val="-1"/>
          <w:sz w:val="24"/>
          <w:szCs w:val="24"/>
        </w:rPr>
        <w:t>风险筛查项目</w:t>
      </w:r>
      <w:r>
        <w:rPr>
          <w:rFonts w:ascii="Times New Roman" w:hAnsi="Times New Roman" w:eastAsia="Times New Roman" w:cs="Times New Roman"/>
          <w:spacing w:val="-1"/>
          <w:sz w:val="24"/>
          <w:szCs w:val="24"/>
        </w:rPr>
        <w:t>”</w:t>
      </w:r>
      <w:r>
        <w:rPr>
          <w:spacing w:val="-1"/>
          <w:sz w:val="24"/>
          <w:szCs w:val="24"/>
        </w:rPr>
        <w:t>则是针对特定风险人群的深度检查。</w:t>
      </w:r>
    </w:p>
    <w:p w14:paraId="1629EF54">
      <w:pPr>
        <w:pStyle w:val="3"/>
        <w:spacing w:before="307" w:line="241" w:lineRule="auto"/>
        <w:ind w:left="1" w:firstLine="479"/>
        <w:rPr>
          <w:sz w:val="24"/>
          <w:szCs w:val="24"/>
        </w:rPr>
      </w:pPr>
      <w:r>
        <w:rPr>
          <w:spacing w:val="1"/>
          <w:sz w:val="24"/>
          <w:szCs w:val="24"/>
        </w:rPr>
        <w:t>第二条  甲方最终确定体检项目前，乙方已向甲方如实介绍并提供</w:t>
      </w:r>
      <w:r>
        <w:rPr>
          <w:sz w:val="24"/>
          <w:szCs w:val="24"/>
        </w:rPr>
        <w:t>了符合《指引》要求</w:t>
      </w:r>
      <w:r>
        <w:rPr>
          <w:spacing w:val="-4"/>
          <w:sz w:val="24"/>
          <w:szCs w:val="24"/>
        </w:rPr>
        <w:t>的标准体检项目组合建议；且乙方作为专业体检机构，已充分建议甲方在预算允许的范围内，</w:t>
      </w:r>
      <w:r>
        <w:rPr>
          <w:sz w:val="24"/>
          <w:szCs w:val="24"/>
        </w:rPr>
        <w:t>尽可能按照《指引》中的</w:t>
      </w:r>
      <w:r>
        <w:rPr>
          <w:rFonts w:ascii="Times New Roman" w:hAnsi="Times New Roman" w:eastAsia="Times New Roman" w:cs="Times New Roman"/>
          <w:sz w:val="24"/>
          <w:szCs w:val="24"/>
        </w:rPr>
        <w:t>“</w:t>
      </w:r>
      <w:r>
        <w:rPr>
          <w:sz w:val="24"/>
          <w:szCs w:val="24"/>
        </w:rPr>
        <w:t>基本体检项目</w:t>
      </w:r>
      <w:r>
        <w:rPr>
          <w:rFonts w:ascii="Times New Roman" w:hAnsi="Times New Roman" w:eastAsia="Times New Roman" w:cs="Times New Roman"/>
          <w:sz w:val="24"/>
          <w:szCs w:val="24"/>
        </w:rPr>
        <w:t>”</w:t>
      </w:r>
      <w:r>
        <w:rPr>
          <w:sz w:val="24"/>
          <w:szCs w:val="24"/>
        </w:rPr>
        <w:t>及</w:t>
      </w:r>
      <w:r>
        <w:rPr>
          <w:rFonts w:ascii="Times New Roman" w:hAnsi="Times New Roman" w:eastAsia="Times New Roman" w:cs="Times New Roman"/>
          <w:sz w:val="24"/>
          <w:szCs w:val="24"/>
        </w:rPr>
        <w:t>“</w:t>
      </w:r>
      <w:r>
        <w:rPr>
          <w:sz w:val="24"/>
          <w:szCs w:val="24"/>
        </w:rPr>
        <w:t>推荐筛查项目</w:t>
      </w:r>
      <w:r>
        <w:rPr>
          <w:rFonts w:ascii="Times New Roman" w:hAnsi="Times New Roman" w:eastAsia="Times New Roman" w:cs="Times New Roman"/>
          <w:sz w:val="24"/>
          <w:szCs w:val="24"/>
        </w:rPr>
        <w:t>”</w:t>
      </w:r>
      <w:r>
        <w:rPr>
          <w:sz w:val="24"/>
          <w:szCs w:val="24"/>
        </w:rPr>
        <w:t>为</w:t>
      </w:r>
      <w:r>
        <w:rPr>
          <w:spacing w:val="-1"/>
          <w:sz w:val="24"/>
          <w:szCs w:val="24"/>
        </w:rPr>
        <w:t>甲方员工配置体检套餐。</w:t>
      </w:r>
    </w:p>
    <w:p w14:paraId="136C1311">
      <w:pPr>
        <w:pStyle w:val="3"/>
        <w:spacing w:before="307" w:line="241" w:lineRule="auto"/>
        <w:ind w:right="59" w:firstLine="480"/>
        <w:rPr>
          <w:sz w:val="24"/>
          <w:szCs w:val="24"/>
        </w:rPr>
      </w:pPr>
      <w:r>
        <w:rPr>
          <w:spacing w:val="1"/>
          <w:sz w:val="24"/>
          <w:szCs w:val="24"/>
        </w:rPr>
        <w:t>第三条  双方同意并确认，甲方根据自身财务预算、福利政策及对</w:t>
      </w:r>
      <w:r>
        <w:rPr>
          <w:sz w:val="24"/>
          <w:szCs w:val="24"/>
        </w:rPr>
        <w:t>甲方员工的群体特征</w:t>
      </w:r>
      <w:r>
        <w:rPr>
          <w:spacing w:val="1"/>
          <w:sz w:val="24"/>
          <w:szCs w:val="24"/>
        </w:rPr>
        <w:t>等各种因素综合考虑后自主选择和定制了体检项目，甲方最终</w:t>
      </w:r>
      <w:r>
        <w:rPr>
          <w:sz w:val="24"/>
          <w:szCs w:val="24"/>
        </w:rPr>
        <w:t>选定的体检项目组合可能未完</w:t>
      </w:r>
      <w:r>
        <w:rPr>
          <w:spacing w:val="1"/>
          <w:sz w:val="24"/>
          <w:szCs w:val="24"/>
        </w:rPr>
        <w:t>全覆盖《指引》中列明的</w:t>
      </w:r>
      <w:r>
        <w:rPr>
          <w:rFonts w:ascii="Times New Roman" w:hAnsi="Times New Roman" w:eastAsia="Times New Roman" w:cs="Times New Roman"/>
          <w:spacing w:val="1"/>
          <w:sz w:val="24"/>
          <w:szCs w:val="24"/>
        </w:rPr>
        <w:t>“</w:t>
      </w:r>
      <w:r>
        <w:rPr>
          <w:spacing w:val="1"/>
          <w:sz w:val="24"/>
          <w:szCs w:val="24"/>
        </w:rPr>
        <w:t>基本体检项目</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1"/>
          <w:sz w:val="24"/>
          <w:szCs w:val="24"/>
        </w:rPr>
        <w:t xml:space="preserve"> </w:t>
      </w:r>
      <w:r>
        <w:rPr>
          <w:spacing w:val="1"/>
          <w:sz w:val="24"/>
          <w:szCs w:val="24"/>
        </w:rPr>
        <w:t>，或与</w:t>
      </w:r>
      <w:r>
        <w:rPr>
          <w:rFonts w:ascii="Times New Roman" w:hAnsi="Times New Roman" w:eastAsia="Times New Roman" w:cs="Times New Roman"/>
          <w:spacing w:val="1"/>
          <w:sz w:val="24"/>
          <w:szCs w:val="24"/>
        </w:rPr>
        <w:t>“</w:t>
      </w:r>
      <w:r>
        <w:rPr>
          <w:spacing w:val="1"/>
          <w:sz w:val="24"/>
          <w:szCs w:val="24"/>
        </w:rPr>
        <w:t>推荐筛查项目</w:t>
      </w:r>
      <w:r>
        <w:rPr>
          <w:rFonts w:ascii="Times New Roman" w:hAnsi="Times New Roman" w:eastAsia="Times New Roman" w:cs="Times New Roman"/>
          <w:spacing w:val="1"/>
          <w:sz w:val="24"/>
          <w:szCs w:val="24"/>
        </w:rPr>
        <w:t>”</w:t>
      </w:r>
      <w:r>
        <w:rPr>
          <w:spacing w:val="1"/>
          <w:sz w:val="24"/>
          <w:szCs w:val="24"/>
        </w:rPr>
        <w:t>存在差异。双方均充分理解前述差异系甲方基于自身实际情况做出的商业决策，而非因乙</w:t>
      </w:r>
      <w:r>
        <w:rPr>
          <w:sz w:val="24"/>
          <w:szCs w:val="24"/>
        </w:rPr>
        <w:t>方不具备提供相关体检服务的</w:t>
      </w:r>
      <w:r>
        <w:rPr>
          <w:spacing w:val="-2"/>
          <w:sz w:val="24"/>
          <w:szCs w:val="24"/>
        </w:rPr>
        <w:t>能力所导致。</w:t>
      </w:r>
    </w:p>
    <w:p w14:paraId="478C9327">
      <w:pPr>
        <w:pStyle w:val="3"/>
        <w:spacing w:before="304" w:line="241" w:lineRule="auto"/>
        <w:ind w:left="1" w:right="61" w:firstLine="479"/>
        <w:rPr>
          <w:sz w:val="24"/>
          <w:szCs w:val="24"/>
        </w:rPr>
      </w:pPr>
      <w:r>
        <w:rPr>
          <w:sz w:val="24"/>
          <w:szCs w:val="24"/>
        </w:rPr>
        <w:t>第四条  甲方明确知晓并确认，甲方基于自身</w:t>
      </w:r>
      <w:r>
        <w:rPr>
          <w:spacing w:val="-1"/>
          <w:sz w:val="24"/>
          <w:szCs w:val="24"/>
        </w:rPr>
        <w:t>实际情况确定的体检项目如</w:t>
      </w:r>
      <w:r>
        <w:rPr>
          <w:spacing w:val="-38"/>
          <w:sz w:val="24"/>
          <w:szCs w:val="24"/>
        </w:rPr>
        <w:t>：（</w:t>
      </w:r>
      <w:r>
        <w:rPr>
          <w:rFonts w:ascii="Times New Roman" w:hAnsi="Times New Roman" w:eastAsia="Times New Roman" w:cs="Times New Roman"/>
          <w:spacing w:val="-1"/>
          <w:sz w:val="24"/>
          <w:szCs w:val="24"/>
        </w:rPr>
        <w:t>1</w:t>
      </w:r>
      <w:r>
        <w:rPr>
          <w:spacing w:val="-1"/>
          <w:sz w:val="24"/>
          <w:szCs w:val="24"/>
        </w:rPr>
        <w:t>）未完全</w:t>
      </w:r>
      <w:r>
        <w:rPr>
          <w:spacing w:val="1"/>
          <w:sz w:val="24"/>
          <w:szCs w:val="24"/>
        </w:rPr>
        <w:t>涵盖《指引》规定的基本项目或与推荐筛查项目存在差异，</w:t>
      </w:r>
      <w:r>
        <w:rPr>
          <w:sz w:val="24"/>
          <w:szCs w:val="24"/>
        </w:rPr>
        <w:t>则可能会对乙方的临床判断和筛</w:t>
      </w:r>
      <w:r>
        <w:rPr>
          <w:spacing w:val="-1"/>
          <w:sz w:val="24"/>
          <w:szCs w:val="24"/>
        </w:rPr>
        <w:t>查范围造成一定限制，影响判断的灵敏度和特异性</w:t>
      </w:r>
      <w:r>
        <w:rPr>
          <w:rFonts w:ascii="Times New Roman" w:hAnsi="Times New Roman" w:eastAsia="Times New Roman" w:cs="Times New Roman"/>
          <w:spacing w:val="-1"/>
          <w:sz w:val="24"/>
          <w:szCs w:val="24"/>
        </w:rPr>
        <w:t>,</w:t>
      </w:r>
      <w:r>
        <w:rPr>
          <w:color w:val="1A1C1E"/>
          <w:spacing w:val="-1"/>
          <w:sz w:val="24"/>
          <w:szCs w:val="24"/>
        </w:rPr>
        <w:t>导致错失早期发现病变、进行及时干预的可能性</w:t>
      </w:r>
      <w:r>
        <w:rPr>
          <w:color w:val="1A1C1E"/>
          <w:spacing w:val="-27"/>
          <w:sz w:val="24"/>
          <w:szCs w:val="24"/>
        </w:rPr>
        <w:t>；</w:t>
      </w:r>
      <w:r>
        <w:rPr>
          <w:spacing w:val="-27"/>
          <w:sz w:val="24"/>
          <w:szCs w:val="24"/>
        </w:rPr>
        <w:t>（</w:t>
      </w:r>
      <w:r>
        <w:rPr>
          <w:rFonts w:ascii="Times New Roman" w:hAnsi="Times New Roman" w:eastAsia="Times New Roman" w:cs="Times New Roman"/>
          <w:spacing w:val="-1"/>
          <w:sz w:val="24"/>
          <w:szCs w:val="24"/>
        </w:rPr>
        <w:t>2</w:t>
      </w:r>
      <w:r>
        <w:rPr>
          <w:spacing w:val="-1"/>
          <w:sz w:val="24"/>
          <w:szCs w:val="24"/>
        </w:rPr>
        <w:t>）未选择《指引》推荐的特定检查项目，可能会导致甲方员工在相应部位、功能</w:t>
      </w:r>
      <w:r>
        <w:rPr>
          <w:sz w:val="24"/>
          <w:szCs w:val="24"/>
        </w:rPr>
        <w:t>或指标上的健康异常无法被本次体检发现（即</w:t>
      </w:r>
      <w:r>
        <w:rPr>
          <w:rFonts w:ascii="Times New Roman" w:hAnsi="Times New Roman" w:eastAsia="Times New Roman" w:cs="Times New Roman"/>
          <w:sz w:val="24"/>
          <w:szCs w:val="24"/>
        </w:rPr>
        <w:t>“</w:t>
      </w:r>
      <w:r>
        <w:rPr>
          <w:rFonts w:ascii="Times New Roman" w:hAnsi="Times New Roman" w:eastAsia="Times New Roman" w:cs="Times New Roman"/>
          <w:spacing w:val="-24"/>
          <w:sz w:val="24"/>
          <w:szCs w:val="24"/>
        </w:rPr>
        <w:t xml:space="preserve"> </w:t>
      </w:r>
      <w:r>
        <w:rPr>
          <w:sz w:val="24"/>
          <w:szCs w:val="24"/>
        </w:rPr>
        <w:t>因项缺检</w:t>
      </w:r>
      <w:r>
        <w:rPr>
          <w:rFonts w:ascii="Times New Roman" w:hAnsi="Times New Roman" w:eastAsia="Times New Roman" w:cs="Times New Roman"/>
          <w:sz w:val="24"/>
          <w:szCs w:val="24"/>
        </w:rPr>
        <w:t>”</w:t>
      </w:r>
      <w:r>
        <w:rPr>
          <w:rFonts w:ascii="Times New Roman" w:hAnsi="Times New Roman" w:eastAsia="Times New Roman" w:cs="Times New Roman"/>
          <w:spacing w:val="-43"/>
          <w:sz w:val="24"/>
          <w:szCs w:val="24"/>
        </w:rPr>
        <w:t xml:space="preserve"> </w:t>
      </w:r>
      <w:r>
        <w:rPr>
          <w:sz w:val="24"/>
          <w:szCs w:val="24"/>
        </w:rPr>
        <w:t>导致的漏诊）。甲方确认如因体检</w:t>
      </w:r>
      <w:r>
        <w:rPr>
          <w:spacing w:val="-1"/>
          <w:sz w:val="24"/>
          <w:szCs w:val="24"/>
        </w:rPr>
        <w:t>项目的选择限制导致的医疗纠纷，均不属于乙方的医疗过错。</w:t>
      </w:r>
    </w:p>
    <w:p w14:paraId="69D50B11">
      <w:pPr>
        <w:pStyle w:val="3"/>
        <w:spacing w:before="307" w:line="241" w:lineRule="auto"/>
        <w:ind w:left="20" w:right="61" w:firstLine="460"/>
        <w:rPr>
          <w:sz w:val="24"/>
          <w:szCs w:val="24"/>
        </w:rPr>
      </w:pPr>
      <w:r>
        <w:rPr>
          <w:spacing w:val="1"/>
          <w:sz w:val="24"/>
          <w:szCs w:val="24"/>
        </w:rPr>
        <w:t>第五条  双方同意并确认，在体检项目最终选定前，甲方应将</w:t>
      </w:r>
      <w:r>
        <w:rPr>
          <w:sz w:val="24"/>
          <w:szCs w:val="24"/>
        </w:rPr>
        <w:t>附件《指引》以及本协议</w:t>
      </w:r>
      <w:r>
        <w:rPr>
          <w:spacing w:val="-2"/>
          <w:sz w:val="24"/>
          <w:szCs w:val="24"/>
        </w:rPr>
        <w:t>的全部内容对甲方员工进行充分告知。</w:t>
      </w:r>
    </w:p>
    <w:p w14:paraId="531812E8">
      <w:pPr>
        <w:pStyle w:val="3"/>
        <w:spacing w:before="309" w:line="242" w:lineRule="auto"/>
        <w:ind w:left="1" w:right="61" w:firstLine="479"/>
        <w:rPr>
          <w:sz w:val="24"/>
          <w:szCs w:val="24"/>
        </w:rPr>
      </w:pPr>
      <w:r>
        <w:rPr>
          <w:spacing w:val="-2"/>
          <w:sz w:val="24"/>
          <w:szCs w:val="24"/>
        </w:rPr>
        <w:t>第六条 本补充协议经双方法定代表人或授权代表签字并</w:t>
      </w:r>
      <w:r>
        <w:rPr>
          <w:spacing w:val="-3"/>
          <w:sz w:val="24"/>
          <w:szCs w:val="24"/>
        </w:rPr>
        <w:t>加盖公章后生效，与《体检服务</w:t>
      </w:r>
      <w:r>
        <w:rPr>
          <w:spacing w:val="-1"/>
          <w:sz w:val="24"/>
          <w:szCs w:val="24"/>
        </w:rPr>
        <w:t>协议》具有同等法律效力。</w:t>
      </w:r>
    </w:p>
    <w:p w14:paraId="0DD8F5CD">
      <w:pPr>
        <w:spacing w:line="242" w:lineRule="auto"/>
        <w:rPr>
          <w:sz w:val="24"/>
          <w:szCs w:val="24"/>
        </w:rPr>
        <w:sectPr>
          <w:headerReference r:id="rId14" w:type="default"/>
          <w:footerReference r:id="rId15" w:type="default"/>
          <w:pgSz w:w="11906" w:h="16839"/>
          <w:pgMar w:top="1488" w:right="1073" w:bottom="1170" w:left="1141" w:header="1119" w:footer="956" w:gutter="0"/>
          <w:cols w:space="720" w:num="1"/>
        </w:sectPr>
      </w:pPr>
    </w:p>
    <w:p w14:paraId="6C5D90C8">
      <w:pPr>
        <w:spacing w:before="120"/>
      </w:pPr>
    </w:p>
    <w:p w14:paraId="4AD3FD55">
      <w:pPr>
        <w:spacing w:before="119"/>
      </w:pPr>
    </w:p>
    <w:p w14:paraId="5A280A39">
      <w:pPr>
        <w:sectPr>
          <w:headerReference r:id="rId16" w:type="default"/>
          <w:footerReference r:id="rId17" w:type="default"/>
          <w:pgSz w:w="11906" w:h="16839"/>
          <w:pgMar w:top="400" w:right="1785" w:bottom="1170" w:left="1621" w:header="0" w:footer="956" w:gutter="0"/>
          <w:cols w:equalWidth="0" w:num="1">
            <w:col w:w="8499"/>
          </w:cols>
        </w:sectPr>
      </w:pPr>
    </w:p>
    <w:p w14:paraId="3CAAF27F">
      <w:pPr>
        <w:pStyle w:val="3"/>
        <w:spacing w:before="47" w:line="219" w:lineRule="auto"/>
        <w:ind w:left="31"/>
        <w:rPr>
          <w:sz w:val="24"/>
          <w:szCs w:val="24"/>
        </w:rPr>
      </w:pPr>
      <w:r>
        <w:rPr>
          <w:spacing w:val="-7"/>
          <w:sz w:val="24"/>
          <w:szCs w:val="24"/>
        </w:rPr>
        <w:t>甲方（盖章）</w:t>
      </w:r>
    </w:p>
    <w:p w14:paraId="56D72CFE">
      <w:pPr>
        <w:spacing w:line="260" w:lineRule="auto"/>
        <w:rPr>
          <w:rFonts w:ascii="Arial"/>
          <w:sz w:val="21"/>
        </w:rPr>
      </w:pPr>
    </w:p>
    <w:p w14:paraId="75BBCEE8">
      <w:pPr>
        <w:pStyle w:val="3"/>
        <w:spacing w:before="78" w:line="219" w:lineRule="auto"/>
        <w:rPr>
          <w:sz w:val="24"/>
          <w:szCs w:val="24"/>
        </w:rPr>
      </w:pPr>
      <w:r>
        <w:rPr>
          <w:spacing w:val="-2"/>
          <w:sz w:val="24"/>
          <w:szCs w:val="24"/>
        </w:rPr>
        <w:t>授权代表签字：</w:t>
      </w:r>
    </w:p>
    <w:p w14:paraId="607A6E93">
      <w:pPr>
        <w:spacing w:line="259" w:lineRule="auto"/>
        <w:rPr>
          <w:rFonts w:ascii="Arial"/>
          <w:sz w:val="21"/>
        </w:rPr>
      </w:pPr>
    </w:p>
    <w:p w14:paraId="312B85C3">
      <w:pPr>
        <w:pStyle w:val="3"/>
        <w:spacing w:before="78" w:line="219" w:lineRule="auto"/>
        <w:ind w:left="42"/>
        <w:rPr>
          <w:sz w:val="24"/>
          <w:szCs w:val="24"/>
        </w:rPr>
      </w:pPr>
      <w:r>
        <w:rPr>
          <w:spacing w:val="-6"/>
          <w:sz w:val="24"/>
          <w:szCs w:val="24"/>
        </w:rPr>
        <w:t>日期：</w:t>
      </w:r>
      <w:r>
        <w:rPr>
          <w:rFonts w:ascii="Times New Roman" w:hAnsi="Times New Roman" w:eastAsia="Times New Roman" w:cs="Times New Roman"/>
          <w:spacing w:val="-6"/>
          <w:sz w:val="24"/>
          <w:szCs w:val="24"/>
        </w:rPr>
        <w:t xml:space="preserve">2026 </w:t>
      </w:r>
      <w:r>
        <w:rPr>
          <w:spacing w:val="-6"/>
          <w:sz w:val="24"/>
          <w:szCs w:val="24"/>
        </w:rPr>
        <w:t>年</w:t>
      </w:r>
      <w:r>
        <w:rPr>
          <w:spacing w:val="-46"/>
          <w:sz w:val="24"/>
          <w:szCs w:val="24"/>
        </w:rPr>
        <w:t xml:space="preserve"> </w:t>
      </w:r>
      <w:r>
        <w:rPr>
          <w:rFonts w:ascii="Times New Roman" w:hAnsi="Times New Roman" w:eastAsia="Times New Roman" w:cs="Times New Roman"/>
          <w:spacing w:val="-6"/>
          <w:sz w:val="24"/>
          <w:szCs w:val="24"/>
        </w:rPr>
        <w:t>6</w:t>
      </w:r>
      <w:r>
        <w:rPr>
          <w:rFonts w:ascii="Times New Roman" w:hAnsi="Times New Roman" w:eastAsia="Times New Roman" w:cs="Times New Roman"/>
          <w:spacing w:val="15"/>
          <w:w w:val="101"/>
          <w:sz w:val="24"/>
          <w:szCs w:val="24"/>
        </w:rPr>
        <w:t xml:space="preserve"> </w:t>
      </w:r>
      <w:r>
        <w:rPr>
          <w:spacing w:val="-6"/>
          <w:sz w:val="24"/>
          <w:szCs w:val="24"/>
        </w:rPr>
        <w:t>月</w:t>
      </w:r>
      <w:r>
        <w:rPr>
          <w:spacing w:val="-55"/>
          <w:sz w:val="24"/>
          <w:szCs w:val="24"/>
        </w:rPr>
        <w:t xml:space="preserve"> </w:t>
      </w:r>
      <w:r>
        <w:rPr>
          <w:rFonts w:ascii="Times New Roman" w:hAnsi="Times New Roman" w:eastAsia="Times New Roman" w:cs="Times New Roman"/>
          <w:spacing w:val="-6"/>
          <w:sz w:val="24"/>
          <w:szCs w:val="24"/>
        </w:rPr>
        <w:t xml:space="preserve">22  </w:t>
      </w:r>
      <w:r>
        <w:rPr>
          <w:spacing w:val="-6"/>
          <w:sz w:val="24"/>
          <w:szCs w:val="24"/>
        </w:rPr>
        <w:t>日</w:t>
      </w:r>
    </w:p>
    <w:p w14:paraId="041EAA0C">
      <w:pPr>
        <w:spacing w:line="26" w:lineRule="auto"/>
        <w:rPr>
          <w:rFonts w:ascii="Arial"/>
          <w:sz w:val="2"/>
        </w:rPr>
      </w:pPr>
    </w:p>
    <w:p w14:paraId="3E53AE3D">
      <w:pPr>
        <w:spacing w:line="14" w:lineRule="auto"/>
        <w:rPr>
          <w:rFonts w:ascii="Arial"/>
          <w:sz w:val="2"/>
        </w:rPr>
      </w:pPr>
      <w:r>
        <w:rPr>
          <w:rFonts w:ascii="Arial" w:hAnsi="Arial" w:eastAsia="Arial" w:cs="Arial"/>
          <w:sz w:val="2"/>
          <w:szCs w:val="2"/>
        </w:rPr>
        <w:br w:type="column"/>
      </w:r>
    </w:p>
    <w:p w14:paraId="328A7078">
      <w:pPr>
        <w:pStyle w:val="3"/>
        <w:spacing w:before="46" w:line="219" w:lineRule="auto"/>
        <w:ind w:left="24"/>
        <w:rPr>
          <w:sz w:val="24"/>
          <w:szCs w:val="24"/>
        </w:rPr>
      </w:pPr>
      <w:r>
        <w:rPr>
          <w:spacing w:val="-6"/>
          <w:sz w:val="24"/>
          <w:szCs w:val="24"/>
        </w:rPr>
        <w:t>乙方（盖章）</w:t>
      </w:r>
    </w:p>
    <w:p w14:paraId="658BF705">
      <w:pPr>
        <w:spacing w:line="260" w:lineRule="auto"/>
        <w:rPr>
          <w:rFonts w:ascii="Arial"/>
          <w:sz w:val="21"/>
        </w:rPr>
      </w:pPr>
    </w:p>
    <w:p w14:paraId="6A4DD093">
      <w:pPr>
        <w:pStyle w:val="3"/>
        <w:spacing w:before="78" w:line="219" w:lineRule="auto"/>
        <w:rPr>
          <w:sz w:val="24"/>
          <w:szCs w:val="24"/>
        </w:rPr>
      </w:pPr>
      <w:r>
        <w:rPr>
          <w:spacing w:val="-2"/>
          <w:sz w:val="24"/>
          <w:szCs w:val="24"/>
        </w:rPr>
        <w:t>授权代表签字：</w:t>
      </w:r>
    </w:p>
    <w:p w14:paraId="5BADA533">
      <w:pPr>
        <w:spacing w:line="259" w:lineRule="auto"/>
        <w:rPr>
          <w:rFonts w:ascii="Arial"/>
          <w:sz w:val="21"/>
        </w:rPr>
      </w:pPr>
    </w:p>
    <w:p w14:paraId="6781D0B1">
      <w:pPr>
        <w:pStyle w:val="3"/>
        <w:spacing w:before="78" w:line="219" w:lineRule="auto"/>
        <w:ind w:left="42"/>
        <w:rPr>
          <w:sz w:val="24"/>
          <w:szCs w:val="24"/>
        </w:rPr>
      </w:pPr>
      <w:r>
        <w:rPr>
          <w:spacing w:val="-6"/>
          <w:sz w:val="24"/>
          <w:szCs w:val="24"/>
        </w:rPr>
        <w:t>日期：</w:t>
      </w:r>
      <w:r>
        <w:rPr>
          <w:rFonts w:ascii="Times New Roman" w:hAnsi="Times New Roman" w:eastAsia="Times New Roman" w:cs="Times New Roman"/>
          <w:spacing w:val="-6"/>
          <w:sz w:val="24"/>
          <w:szCs w:val="24"/>
        </w:rPr>
        <w:t xml:space="preserve">2026 </w:t>
      </w:r>
      <w:r>
        <w:rPr>
          <w:spacing w:val="-6"/>
          <w:sz w:val="24"/>
          <w:szCs w:val="24"/>
        </w:rPr>
        <w:t>年</w:t>
      </w:r>
      <w:r>
        <w:rPr>
          <w:spacing w:val="-46"/>
          <w:sz w:val="24"/>
          <w:szCs w:val="24"/>
        </w:rPr>
        <w:t xml:space="preserve"> </w:t>
      </w:r>
      <w:r>
        <w:rPr>
          <w:rFonts w:ascii="Times New Roman" w:hAnsi="Times New Roman" w:eastAsia="Times New Roman" w:cs="Times New Roman"/>
          <w:spacing w:val="-6"/>
          <w:sz w:val="24"/>
          <w:szCs w:val="24"/>
        </w:rPr>
        <w:t>6</w:t>
      </w:r>
      <w:r>
        <w:rPr>
          <w:rFonts w:ascii="Times New Roman" w:hAnsi="Times New Roman" w:eastAsia="Times New Roman" w:cs="Times New Roman"/>
          <w:spacing w:val="15"/>
          <w:w w:val="101"/>
          <w:sz w:val="24"/>
          <w:szCs w:val="24"/>
        </w:rPr>
        <w:t xml:space="preserve"> </w:t>
      </w:r>
      <w:r>
        <w:rPr>
          <w:spacing w:val="-6"/>
          <w:sz w:val="24"/>
          <w:szCs w:val="24"/>
        </w:rPr>
        <w:t>月</w:t>
      </w:r>
      <w:r>
        <w:rPr>
          <w:spacing w:val="-55"/>
          <w:sz w:val="24"/>
          <w:szCs w:val="24"/>
        </w:rPr>
        <w:t xml:space="preserve"> </w:t>
      </w:r>
      <w:r>
        <w:rPr>
          <w:rFonts w:ascii="Times New Roman" w:hAnsi="Times New Roman" w:eastAsia="Times New Roman" w:cs="Times New Roman"/>
          <w:spacing w:val="-6"/>
          <w:sz w:val="24"/>
          <w:szCs w:val="24"/>
        </w:rPr>
        <w:t xml:space="preserve">22  </w:t>
      </w:r>
      <w:r>
        <w:rPr>
          <w:spacing w:val="-6"/>
          <w:sz w:val="24"/>
          <w:szCs w:val="24"/>
        </w:rPr>
        <w:t>日</w:t>
      </w:r>
    </w:p>
    <w:p w14:paraId="4821DFA8">
      <w:pPr>
        <w:spacing w:line="219" w:lineRule="auto"/>
        <w:rPr>
          <w:sz w:val="24"/>
          <w:szCs w:val="24"/>
        </w:rPr>
        <w:sectPr>
          <w:type w:val="continuous"/>
          <w:pgSz w:w="11906" w:h="16839"/>
          <w:pgMar w:top="400" w:right="1785" w:bottom="1170" w:left="1621" w:header="0" w:footer="956" w:gutter="0"/>
          <w:cols w:equalWidth="0" w:num="2">
            <w:col w:w="4933" w:space="100"/>
            <w:col w:w="3467"/>
          </w:cols>
        </w:sectPr>
      </w:pPr>
    </w:p>
    <w:p w14:paraId="1DA35B11">
      <w:pPr>
        <w:spacing w:line="296" w:lineRule="auto"/>
        <w:rPr>
          <w:rFonts w:ascii="Arial"/>
          <w:sz w:val="21"/>
        </w:rPr>
      </w:pPr>
    </w:p>
    <w:p w14:paraId="3720D11D">
      <w:pPr>
        <w:spacing w:line="296" w:lineRule="auto"/>
        <w:rPr>
          <w:rFonts w:ascii="Arial"/>
          <w:sz w:val="21"/>
        </w:rPr>
      </w:pPr>
    </w:p>
    <w:p w14:paraId="48A38290">
      <w:pPr>
        <w:spacing w:line="297" w:lineRule="auto"/>
        <w:rPr>
          <w:rFonts w:ascii="Arial"/>
          <w:sz w:val="21"/>
        </w:rPr>
      </w:pPr>
    </w:p>
    <w:p w14:paraId="131528C3">
      <w:pPr>
        <w:spacing w:line="297" w:lineRule="auto"/>
        <w:rPr>
          <w:rFonts w:ascii="Arial"/>
          <w:sz w:val="21"/>
        </w:rPr>
      </w:pPr>
    </w:p>
    <w:p w14:paraId="304FE5B6">
      <w:pPr>
        <w:pStyle w:val="3"/>
        <w:spacing w:before="78" w:line="219" w:lineRule="auto"/>
        <w:ind w:left="22"/>
        <w:rPr>
          <w:sz w:val="24"/>
          <w:szCs w:val="24"/>
        </w:rPr>
      </w:pPr>
      <w:r>
        <w:rPr>
          <w:b/>
          <w:bCs/>
          <w:spacing w:val="-12"/>
          <w:sz w:val="24"/>
          <w:szCs w:val="24"/>
        </w:rPr>
        <w:t>附件：</w:t>
      </w:r>
    </w:p>
    <w:p w14:paraId="1D6B15A0">
      <w:pPr>
        <w:spacing w:line="260" w:lineRule="auto"/>
        <w:rPr>
          <w:rFonts w:ascii="Arial"/>
          <w:sz w:val="21"/>
        </w:rPr>
      </w:pPr>
    </w:p>
    <w:p w14:paraId="52E40396">
      <w:pPr>
        <w:pStyle w:val="3"/>
        <w:spacing w:before="79" w:line="184" w:lineRule="auto"/>
        <w:ind w:left="9"/>
        <w:rPr>
          <w:sz w:val="24"/>
          <w:szCs w:val="24"/>
        </w:rPr>
      </w:pPr>
      <w:r>
        <w:rPr>
          <w:b/>
          <w:bCs/>
          <w:spacing w:val="-2"/>
          <w:sz w:val="24"/>
          <w:szCs w:val="24"/>
        </w:rPr>
        <w:t>《成人健康体检项目推荐指引（</w:t>
      </w:r>
      <w:r>
        <w:rPr>
          <w:rFonts w:ascii="Times New Roman" w:hAnsi="Times New Roman" w:eastAsia="Times New Roman" w:cs="Times New Roman"/>
          <w:b/>
          <w:bCs/>
          <w:spacing w:val="-2"/>
          <w:sz w:val="24"/>
          <w:szCs w:val="24"/>
        </w:rPr>
        <w:t xml:space="preserve">2025 </w:t>
      </w:r>
      <w:r>
        <w:rPr>
          <w:b/>
          <w:bCs/>
          <w:spacing w:val="-2"/>
          <w:sz w:val="24"/>
          <w:szCs w:val="24"/>
        </w:rPr>
        <w:t>年版）》及其附件</w:t>
      </w:r>
    </w:p>
    <w:p w14:paraId="09B1C362">
      <w:pPr>
        <w:spacing w:line="184" w:lineRule="auto"/>
        <w:rPr>
          <w:sz w:val="24"/>
          <w:szCs w:val="24"/>
        </w:rPr>
        <w:sectPr>
          <w:type w:val="continuous"/>
          <w:pgSz w:w="11906" w:h="16839"/>
          <w:pgMar w:top="400" w:right="1785" w:bottom="1170" w:left="1621" w:header="0" w:footer="956" w:gutter="0"/>
          <w:cols w:equalWidth="0" w:num="1">
            <w:col w:w="8499"/>
          </w:cols>
        </w:sectPr>
      </w:pPr>
    </w:p>
    <w:p w14:paraId="37C61250">
      <w:pPr>
        <w:spacing w:line="339" w:lineRule="auto"/>
        <w:rPr>
          <w:rFonts w:ascii="Arial"/>
          <w:sz w:val="21"/>
        </w:rPr>
      </w:pPr>
    </w:p>
    <w:p w14:paraId="595B5532">
      <w:pPr>
        <w:spacing w:line="339" w:lineRule="auto"/>
        <w:rPr>
          <w:rFonts w:ascii="Arial"/>
          <w:sz w:val="21"/>
        </w:rPr>
      </w:pPr>
    </w:p>
    <w:p w14:paraId="101CED98">
      <w:pPr>
        <w:spacing w:before="78" w:line="332" w:lineRule="exact"/>
        <w:ind w:left="137"/>
        <w:rPr>
          <w:rFonts w:ascii="楷体" w:hAnsi="楷体" w:eastAsia="楷体" w:cs="楷体"/>
          <w:sz w:val="24"/>
          <w:szCs w:val="24"/>
        </w:rPr>
      </w:pPr>
      <w:r>
        <w:rPr>
          <w:rFonts w:ascii="楷体" w:hAnsi="楷体" w:eastAsia="楷体" w:cs="楷体"/>
          <w:b/>
          <w:bCs/>
          <w:spacing w:val="-5"/>
          <w:position w:val="2"/>
          <w:sz w:val="24"/>
          <w:szCs w:val="24"/>
        </w:rPr>
        <w:t>附件</w:t>
      </w:r>
      <w:r>
        <w:rPr>
          <w:rFonts w:ascii="楷体" w:hAnsi="楷体" w:eastAsia="楷体" w:cs="楷体"/>
          <w:spacing w:val="-5"/>
          <w:position w:val="2"/>
          <w:sz w:val="24"/>
          <w:szCs w:val="24"/>
        </w:rPr>
        <w:t xml:space="preserve"> </w:t>
      </w:r>
      <w:r>
        <w:rPr>
          <w:rFonts w:ascii="Arial" w:hAnsi="Arial" w:eastAsia="Arial" w:cs="Arial"/>
          <w:b/>
          <w:bCs/>
          <w:spacing w:val="-5"/>
          <w:position w:val="2"/>
          <w:sz w:val="24"/>
          <w:szCs w:val="24"/>
        </w:rPr>
        <w:t xml:space="preserve">3 </w:t>
      </w:r>
      <w:r>
        <w:rPr>
          <w:rFonts w:ascii="楷体" w:hAnsi="楷体" w:eastAsia="楷体" w:cs="楷体"/>
          <w:b/>
          <w:bCs/>
          <w:spacing w:val="-5"/>
          <w:position w:val="2"/>
          <w:sz w:val="24"/>
          <w:szCs w:val="24"/>
        </w:rPr>
        <w:t>体检项目及价格</w:t>
      </w:r>
    </w:p>
    <w:p w14:paraId="6B4A88B1">
      <w:pPr>
        <w:spacing w:before="47"/>
      </w:pPr>
    </w:p>
    <w:p w14:paraId="11105C60">
      <w:pPr>
        <w:spacing w:before="47"/>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6"/>
        <w:gridCol w:w="2165"/>
        <w:gridCol w:w="4535"/>
        <w:gridCol w:w="634"/>
        <w:gridCol w:w="635"/>
        <w:gridCol w:w="743"/>
      </w:tblGrid>
      <w:tr w14:paraId="27EF3F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6" w:hRule="atLeast"/>
        </w:trPr>
        <w:tc>
          <w:tcPr>
            <w:tcW w:w="9858" w:type="dxa"/>
            <w:gridSpan w:val="6"/>
            <w:shd w:val="clear" w:color="auto" w:fill="ED7D31"/>
            <w:vAlign w:val="top"/>
          </w:tcPr>
          <w:p w14:paraId="0F021761">
            <w:pPr>
              <w:pStyle w:val="7"/>
              <w:spacing w:before="151" w:line="183" w:lineRule="auto"/>
              <w:ind w:left="3983"/>
            </w:pPr>
            <w:r>
              <w:rPr>
                <w:color w:val="FFFFFF"/>
                <w:spacing w:val="-1"/>
              </w:rPr>
              <w:t>爱康集团</w:t>
            </w:r>
            <w:r>
              <w:rPr>
                <w:color w:val="FFFFFF"/>
                <w:spacing w:val="43"/>
              </w:rPr>
              <w:t xml:space="preserve"> </w:t>
            </w:r>
            <w:r>
              <w:rPr>
                <w:color w:val="FFFFFF"/>
                <w:spacing w:val="-1"/>
              </w:rPr>
              <w:t>普通员工套餐</w:t>
            </w:r>
          </w:p>
        </w:tc>
      </w:tr>
      <w:tr w14:paraId="5CC1C1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7" w:hRule="atLeast"/>
        </w:trPr>
        <w:tc>
          <w:tcPr>
            <w:tcW w:w="9858" w:type="dxa"/>
            <w:gridSpan w:val="6"/>
            <w:shd w:val="clear" w:color="auto" w:fill="BFBFBF"/>
            <w:vAlign w:val="top"/>
          </w:tcPr>
          <w:p w14:paraId="3E58E1C8">
            <w:pPr>
              <w:pStyle w:val="7"/>
              <w:spacing w:before="48" w:line="209" w:lineRule="auto"/>
              <w:ind w:left="3623"/>
            </w:pPr>
            <w:r>
              <w:rPr>
                <w:spacing w:val="-2"/>
              </w:rPr>
              <w:t>2026 年度员工爱康国宾体检方案</w:t>
            </w:r>
          </w:p>
        </w:tc>
      </w:tr>
      <w:tr w14:paraId="63E75D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3311" w:type="dxa"/>
            <w:gridSpan w:val="2"/>
            <w:vAlign w:val="top"/>
          </w:tcPr>
          <w:p w14:paraId="77959B8B">
            <w:pPr>
              <w:pStyle w:val="7"/>
              <w:spacing w:before="232" w:line="182" w:lineRule="auto"/>
              <w:ind w:left="1296"/>
            </w:pPr>
            <w:r>
              <w:rPr>
                <w:spacing w:val="-1"/>
              </w:rPr>
              <w:t>体检项目</w:t>
            </w:r>
          </w:p>
        </w:tc>
        <w:tc>
          <w:tcPr>
            <w:tcW w:w="4535" w:type="dxa"/>
            <w:vAlign w:val="top"/>
          </w:tcPr>
          <w:p w14:paraId="19D04506">
            <w:pPr>
              <w:pStyle w:val="7"/>
              <w:spacing w:before="230" w:line="184" w:lineRule="auto"/>
              <w:ind w:left="116"/>
            </w:pPr>
            <w:r>
              <w:rPr>
                <w:spacing w:val="-3"/>
              </w:rPr>
              <w:t>临床意义</w:t>
            </w:r>
          </w:p>
        </w:tc>
        <w:tc>
          <w:tcPr>
            <w:tcW w:w="634" w:type="dxa"/>
            <w:vAlign w:val="top"/>
          </w:tcPr>
          <w:p w14:paraId="6DEEDE7F">
            <w:pPr>
              <w:pStyle w:val="7"/>
              <w:spacing w:before="240" w:line="176" w:lineRule="auto"/>
              <w:ind w:left="231"/>
            </w:pPr>
            <w:r>
              <w:t>男</w:t>
            </w:r>
          </w:p>
        </w:tc>
        <w:tc>
          <w:tcPr>
            <w:tcW w:w="635" w:type="dxa"/>
            <w:vAlign w:val="top"/>
          </w:tcPr>
          <w:p w14:paraId="4B0F7A66">
            <w:pPr>
              <w:pStyle w:val="7"/>
              <w:spacing w:before="75" w:line="211" w:lineRule="auto"/>
              <w:ind w:left="227" w:right="133" w:hanging="87"/>
            </w:pPr>
            <w:r>
              <w:rPr>
                <w:spacing w:val="-2"/>
              </w:rPr>
              <w:t>女未</w:t>
            </w:r>
            <w:r>
              <w:t>婚</w:t>
            </w:r>
          </w:p>
        </w:tc>
        <w:tc>
          <w:tcPr>
            <w:tcW w:w="743" w:type="dxa"/>
            <w:vAlign w:val="top"/>
          </w:tcPr>
          <w:p w14:paraId="5A7FFB09">
            <w:pPr>
              <w:pStyle w:val="7"/>
              <w:spacing w:before="75" w:line="211" w:lineRule="auto"/>
              <w:ind w:left="281" w:right="189" w:hanging="90"/>
            </w:pPr>
            <w:r>
              <w:rPr>
                <w:spacing w:val="-2"/>
              </w:rPr>
              <w:t>女已</w:t>
            </w:r>
            <w:r>
              <w:t>婚</w:t>
            </w:r>
          </w:p>
        </w:tc>
      </w:tr>
      <w:tr w14:paraId="7FD765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858" w:type="dxa"/>
            <w:gridSpan w:val="6"/>
            <w:shd w:val="clear" w:color="auto" w:fill="A6A6A6"/>
            <w:vAlign w:val="top"/>
          </w:tcPr>
          <w:p w14:paraId="2CDCAC70">
            <w:pPr>
              <w:pStyle w:val="7"/>
              <w:spacing w:before="74" w:line="181" w:lineRule="auto"/>
              <w:ind w:left="4567"/>
            </w:pPr>
            <w:r>
              <w:rPr>
                <w:spacing w:val="-1"/>
              </w:rPr>
              <w:t>科室检查</w:t>
            </w:r>
          </w:p>
        </w:tc>
      </w:tr>
      <w:tr w14:paraId="765953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146" w:type="dxa"/>
            <w:vAlign w:val="top"/>
          </w:tcPr>
          <w:p w14:paraId="60888F03">
            <w:pPr>
              <w:pStyle w:val="7"/>
              <w:spacing w:before="232" w:line="182" w:lineRule="auto"/>
              <w:ind w:left="128"/>
            </w:pPr>
            <w:r>
              <w:rPr>
                <w:spacing w:val="-2"/>
              </w:rPr>
              <w:t>一般检查 A</w:t>
            </w:r>
          </w:p>
        </w:tc>
        <w:tc>
          <w:tcPr>
            <w:tcW w:w="2165" w:type="dxa"/>
            <w:vAlign w:val="top"/>
          </w:tcPr>
          <w:p w14:paraId="0984F510">
            <w:pPr>
              <w:pStyle w:val="7"/>
              <w:spacing w:before="73" w:line="212" w:lineRule="auto"/>
              <w:ind w:left="105" w:right="127"/>
            </w:pPr>
            <w:r>
              <w:rPr>
                <w:spacing w:val="-1"/>
              </w:rPr>
              <w:t>身高,体重,体重指数,收缩压,舒张压</w:t>
            </w:r>
          </w:p>
        </w:tc>
        <w:tc>
          <w:tcPr>
            <w:tcW w:w="4535" w:type="dxa"/>
            <w:vAlign w:val="top"/>
          </w:tcPr>
          <w:p w14:paraId="383318FD">
            <w:pPr>
              <w:pStyle w:val="7"/>
              <w:spacing w:before="73" w:line="212" w:lineRule="auto"/>
              <w:ind w:left="107" w:right="104"/>
            </w:pPr>
            <w:r>
              <w:rPr>
                <w:spacing w:val="-2"/>
              </w:rPr>
              <w:t>通过仪器测量人体身高、体重及血压</w:t>
            </w:r>
            <w:r>
              <w:rPr>
                <w:spacing w:val="-9"/>
              </w:rPr>
              <w:t xml:space="preserve"> </w:t>
            </w:r>
            <w:r>
              <w:rPr>
                <w:spacing w:val="-2"/>
              </w:rPr>
              <w:t>，科学判断体重是</w:t>
            </w:r>
            <w:r>
              <w:rPr>
                <w:spacing w:val="-1"/>
              </w:rPr>
              <w:t>否标准、血压是否正常。</w:t>
            </w:r>
          </w:p>
        </w:tc>
        <w:tc>
          <w:tcPr>
            <w:tcW w:w="634" w:type="dxa"/>
            <w:vAlign w:val="top"/>
          </w:tcPr>
          <w:p w14:paraId="5985BBF6">
            <w:pPr>
              <w:pStyle w:val="7"/>
              <w:spacing w:before="197" w:line="315" w:lineRule="exact"/>
              <w:ind w:left="249"/>
            </w:pPr>
            <w:r>
              <w:rPr>
                <w:position w:val="3"/>
              </w:rPr>
              <w:t>★</w:t>
            </w:r>
          </w:p>
        </w:tc>
        <w:tc>
          <w:tcPr>
            <w:tcW w:w="635" w:type="dxa"/>
            <w:vAlign w:val="top"/>
          </w:tcPr>
          <w:p w14:paraId="194C9A34">
            <w:pPr>
              <w:pStyle w:val="7"/>
              <w:spacing w:before="197" w:line="315" w:lineRule="exact"/>
              <w:ind w:left="249"/>
            </w:pPr>
            <w:r>
              <w:rPr>
                <w:position w:val="3"/>
              </w:rPr>
              <w:t>★</w:t>
            </w:r>
          </w:p>
        </w:tc>
        <w:tc>
          <w:tcPr>
            <w:tcW w:w="743" w:type="dxa"/>
            <w:vAlign w:val="top"/>
          </w:tcPr>
          <w:p w14:paraId="4B809B63">
            <w:pPr>
              <w:pStyle w:val="7"/>
              <w:spacing w:before="197" w:line="315" w:lineRule="exact"/>
              <w:ind w:left="303"/>
            </w:pPr>
            <w:r>
              <w:rPr>
                <w:position w:val="3"/>
              </w:rPr>
              <w:t>★</w:t>
            </w:r>
          </w:p>
        </w:tc>
      </w:tr>
      <w:tr w14:paraId="656B3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146" w:type="dxa"/>
            <w:vAlign w:val="top"/>
          </w:tcPr>
          <w:p w14:paraId="1BD4B4FD">
            <w:pPr>
              <w:spacing w:line="467" w:lineRule="auto"/>
              <w:rPr>
                <w:rFonts w:ascii="Arial"/>
                <w:sz w:val="21"/>
              </w:rPr>
            </w:pPr>
          </w:p>
          <w:p w14:paraId="14642353">
            <w:pPr>
              <w:pStyle w:val="7"/>
              <w:spacing w:before="77" w:line="181" w:lineRule="auto"/>
              <w:ind w:left="407"/>
            </w:pPr>
            <w:r>
              <w:rPr>
                <w:spacing w:val="-10"/>
              </w:rPr>
              <w:t>内科</w:t>
            </w:r>
          </w:p>
        </w:tc>
        <w:tc>
          <w:tcPr>
            <w:tcW w:w="2165" w:type="dxa"/>
            <w:vAlign w:val="top"/>
          </w:tcPr>
          <w:p w14:paraId="7C5EA20D">
            <w:pPr>
              <w:pStyle w:val="7"/>
              <w:spacing w:before="73" w:line="227" w:lineRule="auto"/>
              <w:ind w:left="105" w:right="127"/>
            </w:pPr>
            <w:r>
              <w:rPr>
                <w:spacing w:val="-1"/>
              </w:rPr>
              <w:t>病史,家族史,心率,心律,心音,肺部听诊,肝脏触诊,脾脏触诊,肾脏叩诊,内科</w:t>
            </w:r>
            <w:r>
              <w:rPr>
                <w:spacing w:val="-2"/>
              </w:rPr>
              <w:t>其它</w:t>
            </w:r>
          </w:p>
        </w:tc>
        <w:tc>
          <w:tcPr>
            <w:tcW w:w="4535" w:type="dxa"/>
            <w:vAlign w:val="top"/>
          </w:tcPr>
          <w:p w14:paraId="2CEEC3C4">
            <w:pPr>
              <w:pStyle w:val="7"/>
              <w:spacing w:before="230" w:line="250" w:lineRule="auto"/>
              <w:ind w:left="107" w:right="104"/>
              <w:jc w:val="both"/>
            </w:pPr>
            <w:r>
              <w:t>通过视、触、叩、听检查心、肺、肝、脾等重</w:t>
            </w:r>
            <w:r>
              <w:rPr>
                <w:spacing w:val="-1"/>
              </w:rPr>
              <w:t>要脏器的</w:t>
            </w:r>
            <w:r>
              <w:rPr>
                <w:spacing w:val="-3"/>
              </w:rPr>
              <w:t>基本状况</w:t>
            </w:r>
            <w:r>
              <w:rPr>
                <w:spacing w:val="-12"/>
              </w:rPr>
              <w:t xml:space="preserve"> </w:t>
            </w:r>
            <w:r>
              <w:rPr>
                <w:spacing w:val="-3"/>
              </w:rPr>
              <w:t>，发现常见疾病的相关征兆</w:t>
            </w:r>
            <w:r>
              <w:rPr>
                <w:spacing w:val="-27"/>
              </w:rPr>
              <w:t xml:space="preserve"> </w:t>
            </w:r>
            <w:r>
              <w:rPr>
                <w:spacing w:val="-3"/>
              </w:rPr>
              <w:t>，或初步排除常见</w:t>
            </w:r>
            <w:r>
              <w:rPr>
                <w:spacing w:val="-1"/>
              </w:rPr>
              <w:t>疾病。</w:t>
            </w:r>
          </w:p>
        </w:tc>
        <w:tc>
          <w:tcPr>
            <w:tcW w:w="634" w:type="dxa"/>
            <w:vAlign w:val="top"/>
          </w:tcPr>
          <w:p w14:paraId="2020043A">
            <w:pPr>
              <w:spacing w:line="431" w:lineRule="auto"/>
              <w:rPr>
                <w:rFonts w:ascii="Arial"/>
                <w:sz w:val="21"/>
              </w:rPr>
            </w:pPr>
          </w:p>
          <w:p w14:paraId="1A9F0472">
            <w:pPr>
              <w:pStyle w:val="7"/>
              <w:spacing w:before="77" w:line="315" w:lineRule="exact"/>
              <w:ind w:left="249"/>
            </w:pPr>
            <w:r>
              <w:rPr>
                <w:position w:val="3"/>
              </w:rPr>
              <w:t>★</w:t>
            </w:r>
          </w:p>
        </w:tc>
        <w:tc>
          <w:tcPr>
            <w:tcW w:w="635" w:type="dxa"/>
            <w:vAlign w:val="top"/>
          </w:tcPr>
          <w:p w14:paraId="6DAB756D">
            <w:pPr>
              <w:spacing w:line="431" w:lineRule="auto"/>
              <w:rPr>
                <w:rFonts w:ascii="Arial"/>
                <w:sz w:val="21"/>
              </w:rPr>
            </w:pPr>
          </w:p>
          <w:p w14:paraId="55C6B754">
            <w:pPr>
              <w:pStyle w:val="7"/>
              <w:spacing w:before="77" w:line="315" w:lineRule="exact"/>
              <w:ind w:left="249"/>
            </w:pPr>
            <w:r>
              <w:rPr>
                <w:position w:val="3"/>
              </w:rPr>
              <w:t>★</w:t>
            </w:r>
          </w:p>
        </w:tc>
        <w:tc>
          <w:tcPr>
            <w:tcW w:w="743" w:type="dxa"/>
            <w:vAlign w:val="top"/>
          </w:tcPr>
          <w:p w14:paraId="7D9F2F1D">
            <w:pPr>
              <w:spacing w:line="431" w:lineRule="auto"/>
              <w:rPr>
                <w:rFonts w:ascii="Arial"/>
                <w:sz w:val="21"/>
              </w:rPr>
            </w:pPr>
          </w:p>
          <w:p w14:paraId="6BBBF0F1">
            <w:pPr>
              <w:pStyle w:val="7"/>
              <w:spacing w:before="77" w:line="315" w:lineRule="exact"/>
              <w:ind w:left="303"/>
            </w:pPr>
            <w:r>
              <w:rPr>
                <w:position w:val="3"/>
              </w:rPr>
              <w:t>★</w:t>
            </w:r>
          </w:p>
        </w:tc>
      </w:tr>
      <w:tr w14:paraId="3B343C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4" w:hRule="atLeast"/>
        </w:trPr>
        <w:tc>
          <w:tcPr>
            <w:tcW w:w="1146" w:type="dxa"/>
            <w:vMerge w:val="restart"/>
            <w:tcBorders>
              <w:bottom w:val="nil"/>
            </w:tcBorders>
            <w:vAlign w:val="top"/>
          </w:tcPr>
          <w:p w14:paraId="26E725C4">
            <w:pPr>
              <w:spacing w:line="289" w:lineRule="auto"/>
              <w:rPr>
                <w:rFonts w:ascii="Arial"/>
                <w:sz w:val="21"/>
              </w:rPr>
            </w:pPr>
          </w:p>
          <w:p w14:paraId="1EC3B427">
            <w:pPr>
              <w:spacing w:line="289" w:lineRule="auto"/>
              <w:rPr>
                <w:rFonts w:ascii="Arial"/>
                <w:sz w:val="21"/>
              </w:rPr>
            </w:pPr>
          </w:p>
          <w:p w14:paraId="7AF1D9D3">
            <w:pPr>
              <w:spacing w:line="289" w:lineRule="auto"/>
              <w:rPr>
                <w:rFonts w:ascii="Arial"/>
                <w:sz w:val="21"/>
              </w:rPr>
            </w:pPr>
          </w:p>
          <w:p w14:paraId="12458122">
            <w:pPr>
              <w:pStyle w:val="7"/>
              <w:spacing w:before="77" w:line="182" w:lineRule="auto"/>
              <w:ind w:left="390"/>
            </w:pPr>
            <w:r>
              <w:rPr>
                <w:spacing w:val="-1"/>
              </w:rPr>
              <w:t>外科</w:t>
            </w:r>
          </w:p>
        </w:tc>
        <w:tc>
          <w:tcPr>
            <w:tcW w:w="2165" w:type="dxa"/>
            <w:vAlign w:val="top"/>
          </w:tcPr>
          <w:p w14:paraId="7F817470">
            <w:pPr>
              <w:spacing w:line="397" w:lineRule="auto"/>
              <w:rPr>
                <w:rFonts w:ascii="Arial"/>
                <w:sz w:val="21"/>
              </w:rPr>
            </w:pPr>
          </w:p>
          <w:p w14:paraId="064F79A3">
            <w:pPr>
              <w:pStyle w:val="7"/>
              <w:spacing w:before="77" w:line="182" w:lineRule="auto"/>
              <w:ind w:left="108"/>
            </w:pPr>
            <w:r>
              <w:rPr>
                <w:spacing w:val="-2"/>
              </w:rPr>
              <w:t>男外科</w:t>
            </w:r>
          </w:p>
        </w:tc>
        <w:tc>
          <w:tcPr>
            <w:tcW w:w="4535" w:type="dxa"/>
            <w:vAlign w:val="top"/>
          </w:tcPr>
          <w:p w14:paraId="0EA012AC">
            <w:pPr>
              <w:pStyle w:val="7"/>
              <w:spacing w:before="129" w:line="246" w:lineRule="auto"/>
              <w:ind w:left="107" w:right="145"/>
              <w:jc w:val="both"/>
            </w:pPr>
            <w:r>
              <w:rPr>
                <w:spacing w:val="-2"/>
              </w:rPr>
              <w:t>皮肤、浅表淋巴结（颈部、锁骨上、腋窝、腹股沟）、甲状腺（外科）、乳房、脊柱、四肢关节、外生殖器、</w:t>
            </w:r>
            <w:r>
              <w:rPr>
                <w:spacing w:val="-1"/>
              </w:rPr>
              <w:t>肛门、直肠指诊、前列腺（外科）、外科其它</w:t>
            </w:r>
          </w:p>
        </w:tc>
        <w:tc>
          <w:tcPr>
            <w:tcW w:w="634" w:type="dxa"/>
            <w:vAlign w:val="top"/>
          </w:tcPr>
          <w:p w14:paraId="1AA1425D">
            <w:pPr>
              <w:spacing w:line="362" w:lineRule="auto"/>
              <w:rPr>
                <w:rFonts w:ascii="Arial"/>
                <w:sz w:val="21"/>
              </w:rPr>
            </w:pPr>
          </w:p>
          <w:p w14:paraId="37E625B8">
            <w:pPr>
              <w:pStyle w:val="7"/>
              <w:spacing w:before="78" w:line="315" w:lineRule="exact"/>
              <w:ind w:left="249"/>
            </w:pPr>
            <w:r>
              <w:rPr>
                <w:position w:val="3"/>
              </w:rPr>
              <w:t>★</w:t>
            </w:r>
          </w:p>
        </w:tc>
        <w:tc>
          <w:tcPr>
            <w:tcW w:w="635" w:type="dxa"/>
            <w:vAlign w:val="top"/>
          </w:tcPr>
          <w:p w14:paraId="3633007B">
            <w:pPr>
              <w:rPr>
                <w:rFonts w:ascii="Arial"/>
                <w:sz w:val="21"/>
              </w:rPr>
            </w:pPr>
          </w:p>
        </w:tc>
        <w:tc>
          <w:tcPr>
            <w:tcW w:w="743" w:type="dxa"/>
            <w:vAlign w:val="top"/>
          </w:tcPr>
          <w:p w14:paraId="39E914FA">
            <w:pPr>
              <w:rPr>
                <w:rFonts w:ascii="Arial"/>
                <w:sz w:val="21"/>
              </w:rPr>
            </w:pPr>
          </w:p>
        </w:tc>
      </w:tr>
      <w:tr w14:paraId="0CA39E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146" w:type="dxa"/>
            <w:vMerge w:val="continue"/>
            <w:tcBorders>
              <w:top w:val="nil"/>
            </w:tcBorders>
            <w:vAlign w:val="top"/>
          </w:tcPr>
          <w:p w14:paraId="2B130C3C">
            <w:pPr>
              <w:rPr>
                <w:rFonts w:ascii="Arial"/>
                <w:sz w:val="21"/>
              </w:rPr>
            </w:pPr>
          </w:p>
        </w:tc>
        <w:tc>
          <w:tcPr>
            <w:tcW w:w="2165" w:type="dxa"/>
            <w:vAlign w:val="top"/>
          </w:tcPr>
          <w:p w14:paraId="739EA915">
            <w:pPr>
              <w:spacing w:line="310" w:lineRule="auto"/>
              <w:rPr>
                <w:rFonts w:ascii="Arial"/>
                <w:sz w:val="21"/>
              </w:rPr>
            </w:pPr>
          </w:p>
          <w:p w14:paraId="12C7A279">
            <w:pPr>
              <w:pStyle w:val="7"/>
              <w:spacing w:before="78" w:line="182" w:lineRule="auto"/>
              <w:ind w:left="106"/>
            </w:pPr>
            <w:r>
              <w:rPr>
                <w:spacing w:val="-2"/>
              </w:rPr>
              <w:t>女外科</w:t>
            </w:r>
          </w:p>
        </w:tc>
        <w:tc>
          <w:tcPr>
            <w:tcW w:w="4535" w:type="dxa"/>
            <w:vAlign w:val="top"/>
          </w:tcPr>
          <w:p w14:paraId="65A0D729">
            <w:pPr>
              <w:pStyle w:val="7"/>
              <w:spacing w:before="42" w:line="230" w:lineRule="auto"/>
              <w:ind w:left="107" w:right="104"/>
            </w:pPr>
            <w:r>
              <w:t>皮肤、浅表淋巴结（颈部、锁骨上、腋窝、腹</w:t>
            </w:r>
            <w:r>
              <w:rPr>
                <w:spacing w:val="-1"/>
              </w:rPr>
              <w:t>股沟）、</w:t>
            </w:r>
            <w:r>
              <w:t>甲状腺（外科）、乳房、脊柱、四肢关节、肛</w:t>
            </w:r>
            <w:r>
              <w:rPr>
                <w:spacing w:val="-1"/>
              </w:rPr>
              <w:t>门、直肠指诊、外科其它</w:t>
            </w:r>
          </w:p>
        </w:tc>
        <w:tc>
          <w:tcPr>
            <w:tcW w:w="634" w:type="dxa"/>
            <w:vAlign w:val="top"/>
          </w:tcPr>
          <w:p w14:paraId="500D7658">
            <w:pPr>
              <w:rPr>
                <w:rFonts w:ascii="Arial"/>
                <w:sz w:val="21"/>
              </w:rPr>
            </w:pPr>
          </w:p>
        </w:tc>
        <w:tc>
          <w:tcPr>
            <w:tcW w:w="635" w:type="dxa"/>
            <w:vAlign w:val="top"/>
          </w:tcPr>
          <w:p w14:paraId="1E65955E">
            <w:pPr>
              <w:spacing w:line="276" w:lineRule="auto"/>
              <w:rPr>
                <w:rFonts w:ascii="Arial"/>
                <w:sz w:val="21"/>
              </w:rPr>
            </w:pPr>
          </w:p>
          <w:p w14:paraId="77AFCA20">
            <w:pPr>
              <w:pStyle w:val="7"/>
              <w:spacing w:before="77" w:line="315" w:lineRule="exact"/>
              <w:ind w:left="249"/>
            </w:pPr>
            <w:r>
              <w:rPr>
                <w:position w:val="3"/>
              </w:rPr>
              <w:t>★</w:t>
            </w:r>
          </w:p>
        </w:tc>
        <w:tc>
          <w:tcPr>
            <w:tcW w:w="743" w:type="dxa"/>
            <w:vAlign w:val="top"/>
          </w:tcPr>
          <w:p w14:paraId="0570710B">
            <w:pPr>
              <w:spacing w:line="276" w:lineRule="auto"/>
              <w:rPr>
                <w:rFonts w:ascii="Arial"/>
                <w:sz w:val="21"/>
              </w:rPr>
            </w:pPr>
          </w:p>
          <w:p w14:paraId="64EE7428">
            <w:pPr>
              <w:pStyle w:val="7"/>
              <w:spacing w:before="77" w:line="315" w:lineRule="exact"/>
              <w:ind w:left="303"/>
            </w:pPr>
            <w:r>
              <w:rPr>
                <w:position w:val="3"/>
              </w:rPr>
              <w:t>★</w:t>
            </w:r>
          </w:p>
        </w:tc>
      </w:tr>
      <w:tr w14:paraId="1F7006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146" w:type="dxa"/>
            <w:vMerge w:val="restart"/>
            <w:tcBorders>
              <w:bottom w:val="nil"/>
            </w:tcBorders>
            <w:vAlign w:val="top"/>
          </w:tcPr>
          <w:p w14:paraId="65664663">
            <w:pPr>
              <w:spacing w:line="244" w:lineRule="auto"/>
              <w:rPr>
                <w:rFonts w:ascii="Arial"/>
                <w:sz w:val="21"/>
              </w:rPr>
            </w:pPr>
          </w:p>
          <w:p w14:paraId="3140B87A">
            <w:pPr>
              <w:spacing w:line="244" w:lineRule="auto"/>
              <w:rPr>
                <w:rFonts w:ascii="Arial"/>
                <w:sz w:val="21"/>
              </w:rPr>
            </w:pPr>
          </w:p>
          <w:p w14:paraId="5622C169">
            <w:pPr>
              <w:spacing w:line="244" w:lineRule="auto"/>
              <w:rPr>
                <w:rFonts w:ascii="Arial"/>
                <w:sz w:val="21"/>
              </w:rPr>
            </w:pPr>
          </w:p>
          <w:p w14:paraId="331E27B5">
            <w:pPr>
              <w:spacing w:line="244" w:lineRule="auto"/>
              <w:rPr>
                <w:rFonts w:ascii="Arial"/>
                <w:sz w:val="21"/>
              </w:rPr>
            </w:pPr>
          </w:p>
          <w:p w14:paraId="7E7D6BD4">
            <w:pPr>
              <w:pStyle w:val="7"/>
              <w:spacing w:before="77" w:line="254" w:lineRule="auto"/>
              <w:ind w:left="482" w:right="120" w:hanging="358"/>
            </w:pPr>
            <w:r>
              <w:rPr>
                <w:spacing w:val="-1"/>
              </w:rPr>
              <w:t>女性常规检</w:t>
            </w:r>
            <w:r>
              <w:t>测</w:t>
            </w:r>
          </w:p>
        </w:tc>
        <w:tc>
          <w:tcPr>
            <w:tcW w:w="2165" w:type="dxa"/>
            <w:vAlign w:val="top"/>
          </w:tcPr>
          <w:p w14:paraId="1F3267F6">
            <w:pPr>
              <w:pStyle w:val="7"/>
              <w:spacing w:before="237" w:line="182" w:lineRule="auto"/>
              <w:ind w:left="105"/>
            </w:pPr>
            <w:r>
              <w:rPr>
                <w:spacing w:val="-1"/>
              </w:rPr>
              <w:t>妇科检查</w:t>
            </w:r>
          </w:p>
        </w:tc>
        <w:tc>
          <w:tcPr>
            <w:tcW w:w="4535" w:type="dxa"/>
            <w:vAlign w:val="top"/>
          </w:tcPr>
          <w:p w14:paraId="1721DC05">
            <w:pPr>
              <w:pStyle w:val="7"/>
              <w:spacing w:before="78" w:line="210" w:lineRule="auto"/>
              <w:ind w:left="107" w:right="104"/>
            </w:pPr>
            <w:r>
              <w:rPr>
                <w:spacing w:val="-2"/>
              </w:rPr>
              <w:t>通过各种检查了解女性生殖系统有无异常</w:t>
            </w:r>
            <w:r>
              <w:rPr>
                <w:spacing w:val="-9"/>
              </w:rPr>
              <w:t xml:space="preserve"> </w:t>
            </w:r>
            <w:r>
              <w:rPr>
                <w:spacing w:val="-2"/>
              </w:rPr>
              <w:t>，以发现可能</w:t>
            </w:r>
            <w:r>
              <w:rPr>
                <w:spacing w:val="-1"/>
              </w:rPr>
              <w:t>存在的各种炎症、肿瘤等病变。</w:t>
            </w:r>
          </w:p>
        </w:tc>
        <w:tc>
          <w:tcPr>
            <w:tcW w:w="634" w:type="dxa"/>
            <w:vAlign w:val="top"/>
          </w:tcPr>
          <w:p w14:paraId="380ADA40">
            <w:pPr>
              <w:rPr>
                <w:rFonts w:ascii="Arial"/>
                <w:sz w:val="21"/>
              </w:rPr>
            </w:pPr>
          </w:p>
        </w:tc>
        <w:tc>
          <w:tcPr>
            <w:tcW w:w="635" w:type="dxa"/>
            <w:vAlign w:val="top"/>
          </w:tcPr>
          <w:p w14:paraId="7A80F2A0">
            <w:pPr>
              <w:rPr>
                <w:rFonts w:ascii="Arial"/>
                <w:sz w:val="21"/>
              </w:rPr>
            </w:pPr>
          </w:p>
        </w:tc>
        <w:tc>
          <w:tcPr>
            <w:tcW w:w="743" w:type="dxa"/>
            <w:vAlign w:val="top"/>
          </w:tcPr>
          <w:p w14:paraId="24BB9646">
            <w:pPr>
              <w:pStyle w:val="7"/>
              <w:spacing w:before="202" w:line="315" w:lineRule="exact"/>
              <w:ind w:left="303"/>
            </w:pPr>
            <w:r>
              <w:rPr>
                <w:position w:val="3"/>
              </w:rPr>
              <w:t>★</w:t>
            </w:r>
          </w:p>
        </w:tc>
      </w:tr>
      <w:tr w14:paraId="68654D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7" w:hRule="atLeast"/>
        </w:trPr>
        <w:tc>
          <w:tcPr>
            <w:tcW w:w="1146" w:type="dxa"/>
            <w:vMerge w:val="continue"/>
            <w:tcBorders>
              <w:top w:val="nil"/>
              <w:bottom w:val="nil"/>
            </w:tcBorders>
            <w:vAlign w:val="top"/>
          </w:tcPr>
          <w:p w14:paraId="48B68DA8">
            <w:pPr>
              <w:rPr>
                <w:rFonts w:ascii="Arial"/>
                <w:sz w:val="21"/>
              </w:rPr>
            </w:pPr>
          </w:p>
        </w:tc>
        <w:tc>
          <w:tcPr>
            <w:tcW w:w="2165" w:type="dxa"/>
            <w:vAlign w:val="top"/>
          </w:tcPr>
          <w:p w14:paraId="33BEDD8F">
            <w:pPr>
              <w:spacing w:line="259" w:lineRule="auto"/>
              <w:rPr>
                <w:rFonts w:ascii="Arial"/>
                <w:sz w:val="21"/>
              </w:rPr>
            </w:pPr>
          </w:p>
          <w:p w14:paraId="796C83B1">
            <w:pPr>
              <w:pStyle w:val="7"/>
              <w:spacing w:before="78" w:line="183" w:lineRule="auto"/>
              <w:ind w:left="120"/>
            </w:pPr>
            <w:r>
              <w:rPr>
                <w:spacing w:val="-5"/>
              </w:rPr>
              <w:t>白带常规</w:t>
            </w:r>
          </w:p>
        </w:tc>
        <w:tc>
          <w:tcPr>
            <w:tcW w:w="4535" w:type="dxa"/>
            <w:vAlign w:val="top"/>
          </w:tcPr>
          <w:p w14:paraId="61B9B5C4">
            <w:pPr>
              <w:pStyle w:val="7"/>
              <w:spacing w:before="181" w:line="251" w:lineRule="auto"/>
              <w:ind w:left="107" w:right="104" w:firstLine="1"/>
            </w:pPr>
            <w:r>
              <w:rPr>
                <w:spacing w:val="-2"/>
              </w:rPr>
              <w:t>用于检查阴道内有无滴虫、念珠菌</w:t>
            </w:r>
            <w:r>
              <w:rPr>
                <w:spacing w:val="-11"/>
              </w:rPr>
              <w:t xml:space="preserve"> </w:t>
            </w:r>
            <w:r>
              <w:rPr>
                <w:spacing w:val="-2"/>
              </w:rPr>
              <w:t>，同时还可确定阴道清洁度</w:t>
            </w:r>
            <w:r>
              <w:rPr>
                <w:spacing w:val="-25"/>
              </w:rPr>
              <w:t xml:space="preserve"> </w:t>
            </w:r>
            <w:r>
              <w:rPr>
                <w:spacing w:val="-2"/>
              </w:rPr>
              <w:t>，是筛查阴道炎的有效手段。</w:t>
            </w:r>
          </w:p>
        </w:tc>
        <w:tc>
          <w:tcPr>
            <w:tcW w:w="634" w:type="dxa"/>
            <w:vAlign w:val="top"/>
          </w:tcPr>
          <w:p w14:paraId="145911E9">
            <w:pPr>
              <w:rPr>
                <w:rFonts w:ascii="Arial"/>
                <w:sz w:val="21"/>
              </w:rPr>
            </w:pPr>
          </w:p>
        </w:tc>
        <w:tc>
          <w:tcPr>
            <w:tcW w:w="635" w:type="dxa"/>
            <w:vAlign w:val="top"/>
          </w:tcPr>
          <w:p w14:paraId="41DE5EBD">
            <w:pPr>
              <w:rPr>
                <w:rFonts w:ascii="Arial"/>
                <w:sz w:val="21"/>
              </w:rPr>
            </w:pPr>
          </w:p>
        </w:tc>
        <w:tc>
          <w:tcPr>
            <w:tcW w:w="743" w:type="dxa"/>
            <w:vAlign w:val="top"/>
          </w:tcPr>
          <w:p w14:paraId="2F8283D5">
            <w:pPr>
              <w:pStyle w:val="7"/>
              <w:spacing w:before="305" w:line="315" w:lineRule="exact"/>
              <w:ind w:left="303"/>
            </w:pPr>
            <w:r>
              <w:rPr>
                <w:position w:val="3"/>
              </w:rPr>
              <w:t>★</w:t>
            </w:r>
          </w:p>
        </w:tc>
      </w:tr>
      <w:tr w14:paraId="7B50D3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7" w:hRule="atLeast"/>
        </w:trPr>
        <w:tc>
          <w:tcPr>
            <w:tcW w:w="1146" w:type="dxa"/>
            <w:vMerge w:val="continue"/>
            <w:tcBorders>
              <w:top w:val="nil"/>
            </w:tcBorders>
            <w:vAlign w:val="top"/>
          </w:tcPr>
          <w:p w14:paraId="7AE139E6">
            <w:pPr>
              <w:rPr>
                <w:rFonts w:ascii="Arial"/>
                <w:sz w:val="21"/>
              </w:rPr>
            </w:pPr>
          </w:p>
        </w:tc>
        <w:tc>
          <w:tcPr>
            <w:tcW w:w="2165" w:type="dxa"/>
            <w:vAlign w:val="top"/>
          </w:tcPr>
          <w:p w14:paraId="43668D13">
            <w:pPr>
              <w:spacing w:line="398" w:lineRule="auto"/>
              <w:rPr>
                <w:rFonts w:ascii="Arial"/>
                <w:sz w:val="21"/>
              </w:rPr>
            </w:pPr>
          </w:p>
          <w:p w14:paraId="771E16BA">
            <w:pPr>
              <w:pStyle w:val="7"/>
              <w:spacing w:before="77" w:line="183" w:lineRule="auto"/>
              <w:ind w:left="112"/>
            </w:pPr>
            <w:r>
              <w:rPr>
                <w:spacing w:val="-3"/>
              </w:rPr>
              <w:t>宫颈 TCT</w:t>
            </w:r>
          </w:p>
        </w:tc>
        <w:tc>
          <w:tcPr>
            <w:tcW w:w="4535" w:type="dxa"/>
            <w:vAlign w:val="top"/>
          </w:tcPr>
          <w:p w14:paraId="13C94409">
            <w:pPr>
              <w:pStyle w:val="7"/>
              <w:spacing w:before="165" w:line="244" w:lineRule="auto"/>
              <w:ind w:left="107" w:right="104" w:firstLine="6"/>
              <w:jc w:val="both"/>
            </w:pPr>
            <w:r>
              <w:rPr>
                <w:spacing w:val="-1"/>
              </w:rPr>
              <w:t>即液基薄层细胞学检查。是筛查宫颈早期病变较先进的</w:t>
            </w:r>
            <w:r>
              <w:rPr>
                <w:spacing w:val="-3"/>
              </w:rPr>
              <w:t>检测方法</w:t>
            </w:r>
            <w:r>
              <w:rPr>
                <w:spacing w:val="-12"/>
              </w:rPr>
              <w:t xml:space="preserve"> </w:t>
            </w:r>
            <w:r>
              <w:rPr>
                <w:spacing w:val="-3"/>
              </w:rPr>
              <w:t>，同时还能发现部分癌前病变</w:t>
            </w:r>
            <w:r>
              <w:rPr>
                <w:spacing w:val="-26"/>
              </w:rPr>
              <w:t xml:space="preserve"> </w:t>
            </w:r>
            <w:r>
              <w:rPr>
                <w:spacing w:val="-3"/>
              </w:rPr>
              <w:t>，微生物感染如</w:t>
            </w:r>
            <w:r>
              <w:rPr>
                <w:spacing w:val="-1"/>
              </w:rPr>
              <w:t>霉菌、滴虫、病毒、衣原体、人乳头瘤病毒等。</w:t>
            </w:r>
          </w:p>
        </w:tc>
        <w:tc>
          <w:tcPr>
            <w:tcW w:w="634" w:type="dxa"/>
            <w:vAlign w:val="top"/>
          </w:tcPr>
          <w:p w14:paraId="34282B74">
            <w:pPr>
              <w:rPr>
                <w:rFonts w:ascii="Arial"/>
                <w:sz w:val="21"/>
              </w:rPr>
            </w:pPr>
          </w:p>
        </w:tc>
        <w:tc>
          <w:tcPr>
            <w:tcW w:w="635" w:type="dxa"/>
            <w:vAlign w:val="top"/>
          </w:tcPr>
          <w:p w14:paraId="7EB37D0F">
            <w:pPr>
              <w:rPr>
                <w:rFonts w:ascii="Arial"/>
                <w:sz w:val="21"/>
              </w:rPr>
            </w:pPr>
          </w:p>
        </w:tc>
        <w:tc>
          <w:tcPr>
            <w:tcW w:w="743" w:type="dxa"/>
            <w:vAlign w:val="top"/>
          </w:tcPr>
          <w:p w14:paraId="1D1D4ABF">
            <w:pPr>
              <w:spacing w:line="365" w:lineRule="auto"/>
              <w:rPr>
                <w:rFonts w:ascii="Arial"/>
                <w:sz w:val="21"/>
              </w:rPr>
            </w:pPr>
          </w:p>
          <w:p w14:paraId="5735C84B">
            <w:pPr>
              <w:pStyle w:val="7"/>
              <w:spacing w:before="77" w:line="315" w:lineRule="exact"/>
              <w:ind w:left="303"/>
            </w:pPr>
            <w:r>
              <w:rPr>
                <w:position w:val="3"/>
              </w:rPr>
              <w:t>★</w:t>
            </w:r>
          </w:p>
        </w:tc>
      </w:tr>
    </w:tbl>
    <w:p w14:paraId="0C714447">
      <w:pPr>
        <w:rPr>
          <w:rFonts w:ascii="Arial"/>
          <w:sz w:val="21"/>
        </w:rPr>
      </w:pPr>
    </w:p>
    <w:p w14:paraId="53AE05C0">
      <w:pPr>
        <w:rPr>
          <w:rFonts w:ascii="Arial" w:hAnsi="Arial" w:eastAsia="Arial" w:cs="Arial"/>
          <w:sz w:val="21"/>
          <w:szCs w:val="21"/>
        </w:rPr>
        <w:sectPr>
          <w:footerReference r:id="rId18" w:type="default"/>
          <w:pgSz w:w="11906" w:h="16839"/>
          <w:pgMar w:top="400" w:right="1021" w:bottom="1170" w:left="1021" w:header="0" w:footer="956" w:gutter="0"/>
          <w:cols w:space="720" w:num="1"/>
        </w:sectPr>
      </w:pPr>
    </w:p>
    <w:p w14:paraId="3B873C40">
      <w:pPr>
        <w:spacing w:before="3"/>
      </w:pPr>
    </w:p>
    <w:p w14:paraId="48B866B9">
      <w:pPr>
        <w:spacing w:before="3"/>
      </w:pPr>
    </w:p>
    <w:p w14:paraId="1F928C81">
      <w:pPr>
        <w:spacing w:before="3"/>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6"/>
        <w:gridCol w:w="2165"/>
        <w:gridCol w:w="4535"/>
        <w:gridCol w:w="634"/>
        <w:gridCol w:w="635"/>
        <w:gridCol w:w="743"/>
      </w:tblGrid>
      <w:tr w14:paraId="6966D6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42" w:hRule="atLeast"/>
        </w:trPr>
        <w:tc>
          <w:tcPr>
            <w:tcW w:w="1146" w:type="dxa"/>
            <w:vAlign w:val="top"/>
          </w:tcPr>
          <w:p w14:paraId="08DA2D48">
            <w:pPr>
              <w:spacing w:line="254" w:lineRule="auto"/>
              <w:rPr>
                <w:rFonts w:ascii="Arial"/>
                <w:sz w:val="21"/>
              </w:rPr>
            </w:pPr>
          </w:p>
          <w:p w14:paraId="5FA942C8">
            <w:pPr>
              <w:spacing w:line="254" w:lineRule="auto"/>
              <w:rPr>
                <w:rFonts w:ascii="Arial"/>
                <w:sz w:val="21"/>
              </w:rPr>
            </w:pPr>
          </w:p>
          <w:p w14:paraId="22AEA464">
            <w:pPr>
              <w:spacing w:line="254" w:lineRule="auto"/>
              <w:rPr>
                <w:rFonts w:ascii="Arial"/>
                <w:sz w:val="21"/>
              </w:rPr>
            </w:pPr>
          </w:p>
          <w:p w14:paraId="3ADCB6DB">
            <w:pPr>
              <w:spacing w:line="255" w:lineRule="auto"/>
              <w:rPr>
                <w:rFonts w:ascii="Arial"/>
                <w:sz w:val="21"/>
              </w:rPr>
            </w:pPr>
          </w:p>
          <w:p w14:paraId="7851693D">
            <w:pPr>
              <w:spacing w:line="255" w:lineRule="auto"/>
              <w:rPr>
                <w:rFonts w:ascii="Arial"/>
                <w:sz w:val="21"/>
              </w:rPr>
            </w:pPr>
          </w:p>
          <w:p w14:paraId="0FC59BCA">
            <w:pPr>
              <w:spacing w:line="255" w:lineRule="auto"/>
              <w:rPr>
                <w:rFonts w:ascii="Arial"/>
                <w:sz w:val="21"/>
              </w:rPr>
            </w:pPr>
          </w:p>
          <w:p w14:paraId="56659DAF">
            <w:pPr>
              <w:spacing w:line="255" w:lineRule="auto"/>
              <w:rPr>
                <w:rFonts w:ascii="Arial"/>
                <w:sz w:val="21"/>
              </w:rPr>
            </w:pPr>
          </w:p>
          <w:p w14:paraId="02DEF878">
            <w:pPr>
              <w:spacing w:line="255" w:lineRule="auto"/>
              <w:rPr>
                <w:rFonts w:ascii="Arial"/>
                <w:sz w:val="21"/>
              </w:rPr>
            </w:pPr>
          </w:p>
          <w:p w14:paraId="7E53919F">
            <w:pPr>
              <w:spacing w:line="255" w:lineRule="auto"/>
              <w:rPr>
                <w:rFonts w:ascii="Arial"/>
                <w:sz w:val="21"/>
              </w:rPr>
            </w:pPr>
          </w:p>
          <w:p w14:paraId="595393E8">
            <w:pPr>
              <w:spacing w:line="255" w:lineRule="auto"/>
              <w:rPr>
                <w:rFonts w:ascii="Arial"/>
                <w:sz w:val="21"/>
              </w:rPr>
            </w:pPr>
          </w:p>
          <w:p w14:paraId="2ACD3DE4">
            <w:pPr>
              <w:spacing w:line="255" w:lineRule="auto"/>
              <w:rPr>
                <w:rFonts w:ascii="Arial"/>
                <w:sz w:val="21"/>
              </w:rPr>
            </w:pPr>
          </w:p>
          <w:p w14:paraId="75A84A9B">
            <w:pPr>
              <w:spacing w:line="255" w:lineRule="auto"/>
              <w:rPr>
                <w:rFonts w:ascii="Arial"/>
                <w:sz w:val="21"/>
              </w:rPr>
            </w:pPr>
          </w:p>
          <w:p w14:paraId="2AC3BE5E">
            <w:pPr>
              <w:spacing w:line="255" w:lineRule="auto"/>
              <w:rPr>
                <w:rFonts w:ascii="Arial"/>
                <w:sz w:val="21"/>
              </w:rPr>
            </w:pPr>
          </w:p>
          <w:p w14:paraId="31421AAB">
            <w:pPr>
              <w:spacing w:line="255" w:lineRule="auto"/>
              <w:rPr>
                <w:rFonts w:ascii="Arial"/>
                <w:sz w:val="21"/>
              </w:rPr>
            </w:pPr>
          </w:p>
          <w:p w14:paraId="5CB5C8AC">
            <w:pPr>
              <w:pStyle w:val="7"/>
              <w:spacing w:before="78" w:line="236" w:lineRule="auto"/>
              <w:ind w:left="108" w:right="134" w:firstLine="11"/>
            </w:pPr>
            <w:r>
              <w:rPr>
                <w:color w:val="FF0000"/>
                <w:spacing w:val="-3"/>
              </w:rPr>
              <w:t>眼底照相-</w:t>
            </w:r>
            <w:r>
              <w:rPr>
                <w:color w:val="FF0000"/>
                <w:spacing w:val="-1"/>
              </w:rPr>
              <w:t>视网膜影像慢病评估优悦套餐</w:t>
            </w:r>
          </w:p>
          <w:p w14:paraId="61826D38">
            <w:pPr>
              <w:pStyle w:val="7"/>
              <w:spacing w:line="227" w:lineRule="auto"/>
              <w:ind w:left="108"/>
            </w:pPr>
            <w:r>
              <w:rPr>
                <w:color w:val="FF0000"/>
              </w:rPr>
              <w:t>Airdoc</w:t>
            </w:r>
            <w:r>
              <w:rPr>
                <w:color w:val="FF0000"/>
                <w:spacing w:val="8"/>
              </w:rPr>
              <w:t>/B</w:t>
            </w:r>
          </w:p>
        </w:tc>
        <w:tc>
          <w:tcPr>
            <w:tcW w:w="2165" w:type="dxa"/>
            <w:vAlign w:val="top"/>
          </w:tcPr>
          <w:p w14:paraId="3BCAC1A0">
            <w:pPr>
              <w:spacing w:line="241" w:lineRule="auto"/>
              <w:rPr>
                <w:rFonts w:ascii="Arial"/>
                <w:sz w:val="21"/>
              </w:rPr>
            </w:pPr>
          </w:p>
          <w:p w14:paraId="6F21E0BA">
            <w:pPr>
              <w:spacing w:line="241" w:lineRule="auto"/>
              <w:rPr>
                <w:rFonts w:ascii="Arial"/>
                <w:sz w:val="21"/>
              </w:rPr>
            </w:pPr>
          </w:p>
          <w:p w14:paraId="436233D4">
            <w:pPr>
              <w:spacing w:line="241" w:lineRule="auto"/>
              <w:rPr>
                <w:rFonts w:ascii="Arial"/>
                <w:sz w:val="21"/>
              </w:rPr>
            </w:pPr>
          </w:p>
          <w:p w14:paraId="27A87824">
            <w:pPr>
              <w:spacing w:line="241" w:lineRule="auto"/>
              <w:rPr>
                <w:rFonts w:ascii="Arial"/>
                <w:sz w:val="21"/>
              </w:rPr>
            </w:pPr>
          </w:p>
          <w:p w14:paraId="48506274">
            <w:pPr>
              <w:spacing w:line="241" w:lineRule="auto"/>
              <w:rPr>
                <w:rFonts w:ascii="Arial"/>
                <w:sz w:val="21"/>
              </w:rPr>
            </w:pPr>
          </w:p>
          <w:p w14:paraId="48DD3DCC">
            <w:pPr>
              <w:spacing w:line="241" w:lineRule="auto"/>
              <w:rPr>
                <w:rFonts w:ascii="Arial"/>
                <w:sz w:val="21"/>
              </w:rPr>
            </w:pPr>
          </w:p>
          <w:p w14:paraId="1804A5F9">
            <w:pPr>
              <w:spacing w:line="241" w:lineRule="auto"/>
              <w:rPr>
                <w:rFonts w:ascii="Arial"/>
                <w:sz w:val="21"/>
              </w:rPr>
            </w:pPr>
          </w:p>
          <w:p w14:paraId="1F13B066">
            <w:pPr>
              <w:spacing w:line="241" w:lineRule="auto"/>
              <w:rPr>
                <w:rFonts w:ascii="Arial"/>
                <w:sz w:val="21"/>
              </w:rPr>
            </w:pPr>
          </w:p>
          <w:p w14:paraId="640BE5FF">
            <w:pPr>
              <w:spacing w:line="241" w:lineRule="auto"/>
              <w:rPr>
                <w:rFonts w:ascii="Arial"/>
                <w:sz w:val="21"/>
              </w:rPr>
            </w:pPr>
          </w:p>
          <w:p w14:paraId="0D123EC3">
            <w:pPr>
              <w:spacing w:line="242" w:lineRule="auto"/>
              <w:rPr>
                <w:rFonts w:ascii="Arial"/>
                <w:sz w:val="21"/>
              </w:rPr>
            </w:pPr>
          </w:p>
          <w:p w14:paraId="4A6E0BA2">
            <w:pPr>
              <w:spacing w:line="242" w:lineRule="auto"/>
              <w:rPr>
                <w:rFonts w:ascii="Arial"/>
                <w:sz w:val="21"/>
              </w:rPr>
            </w:pPr>
          </w:p>
          <w:p w14:paraId="0AF6949E">
            <w:pPr>
              <w:spacing w:line="242" w:lineRule="auto"/>
              <w:rPr>
                <w:rFonts w:ascii="Arial"/>
                <w:sz w:val="21"/>
              </w:rPr>
            </w:pPr>
          </w:p>
          <w:p w14:paraId="5136E57D">
            <w:pPr>
              <w:spacing w:line="242" w:lineRule="auto"/>
              <w:rPr>
                <w:rFonts w:ascii="Arial"/>
                <w:sz w:val="21"/>
              </w:rPr>
            </w:pPr>
          </w:p>
          <w:p w14:paraId="3BD00370">
            <w:pPr>
              <w:spacing w:line="242" w:lineRule="auto"/>
              <w:rPr>
                <w:rFonts w:ascii="Arial"/>
                <w:sz w:val="21"/>
              </w:rPr>
            </w:pPr>
          </w:p>
          <w:p w14:paraId="6B42D4F9">
            <w:pPr>
              <w:pStyle w:val="7"/>
              <w:spacing w:before="77" w:line="225" w:lineRule="auto"/>
              <w:ind w:left="105"/>
            </w:pPr>
            <w:r>
              <w:rPr>
                <w:color w:val="FF0000"/>
                <w:spacing w:val="-3"/>
              </w:rPr>
              <w:t>慢病风险评估</w:t>
            </w:r>
            <w:r>
              <w:rPr>
                <w:color w:val="FF0000"/>
                <w:spacing w:val="54"/>
                <w:w w:val="101"/>
              </w:rPr>
              <w:t xml:space="preserve"> </w:t>
            </w:r>
            <w:r>
              <w:rPr>
                <w:color w:val="FF0000"/>
                <w:spacing w:val="-3"/>
              </w:rPr>
              <w:t>6 项：</w:t>
            </w:r>
          </w:p>
          <w:p w14:paraId="30946A7A">
            <w:pPr>
              <w:pStyle w:val="7"/>
              <w:spacing w:before="54" w:line="184" w:lineRule="auto"/>
              <w:ind w:left="105"/>
            </w:pPr>
            <w:r>
              <w:rPr>
                <w:color w:val="FF0000"/>
                <w:spacing w:val="-1"/>
              </w:rPr>
              <w:t>一、高血压</w:t>
            </w:r>
          </w:p>
          <w:p w14:paraId="13205A3B">
            <w:pPr>
              <w:pStyle w:val="7"/>
              <w:spacing w:before="76" w:line="183" w:lineRule="auto"/>
              <w:ind w:left="108"/>
            </w:pPr>
            <w:r>
              <w:rPr>
                <w:color w:val="FF0000"/>
                <w:spacing w:val="-2"/>
              </w:rPr>
              <w:t>二、心梗</w:t>
            </w:r>
          </w:p>
          <w:p w14:paraId="05B37AF1">
            <w:pPr>
              <w:pStyle w:val="7"/>
              <w:spacing w:before="78" w:line="182" w:lineRule="auto"/>
              <w:ind w:left="108"/>
            </w:pPr>
            <w:r>
              <w:rPr>
                <w:color w:val="FF0000"/>
                <w:spacing w:val="-2"/>
              </w:rPr>
              <w:t>三、失明</w:t>
            </w:r>
          </w:p>
          <w:p w14:paraId="304A5A46">
            <w:pPr>
              <w:pStyle w:val="7"/>
              <w:spacing w:before="76" w:line="183" w:lineRule="auto"/>
              <w:ind w:left="119"/>
            </w:pPr>
            <w:r>
              <w:rPr>
                <w:color w:val="FF0000"/>
                <w:spacing w:val="-4"/>
              </w:rPr>
              <w:t>四、糖尿病</w:t>
            </w:r>
          </w:p>
          <w:p w14:paraId="72845F78">
            <w:pPr>
              <w:pStyle w:val="7"/>
              <w:spacing w:before="78" w:line="182" w:lineRule="auto"/>
              <w:ind w:left="106"/>
            </w:pPr>
            <w:r>
              <w:rPr>
                <w:color w:val="FF0000"/>
                <w:spacing w:val="-1"/>
              </w:rPr>
              <w:t>五、脑中风</w:t>
            </w:r>
          </w:p>
          <w:p w14:paraId="4E721DD6">
            <w:pPr>
              <w:pStyle w:val="7"/>
              <w:spacing w:before="76" w:line="183" w:lineRule="auto"/>
              <w:ind w:left="107"/>
            </w:pPr>
            <w:r>
              <w:rPr>
                <w:color w:val="FF0000"/>
                <w:spacing w:val="-2"/>
              </w:rPr>
              <w:t>六、贫血</w:t>
            </w:r>
          </w:p>
        </w:tc>
        <w:tc>
          <w:tcPr>
            <w:tcW w:w="4535" w:type="dxa"/>
            <w:vAlign w:val="top"/>
          </w:tcPr>
          <w:p w14:paraId="1ED55D83">
            <w:pPr>
              <w:pStyle w:val="7"/>
              <w:spacing w:before="45" w:line="226" w:lineRule="auto"/>
              <w:ind w:left="123"/>
            </w:pPr>
            <w:r>
              <w:rPr>
                <w:color w:val="FF0000"/>
                <w:spacing w:val="-3"/>
              </w:rPr>
              <w:t>1、轻度动脉硬化</w:t>
            </w:r>
          </w:p>
          <w:p w14:paraId="16FAB816">
            <w:pPr>
              <w:pStyle w:val="7"/>
              <w:spacing w:before="21" w:line="225" w:lineRule="auto"/>
              <w:ind w:left="115"/>
            </w:pPr>
            <w:r>
              <w:rPr>
                <w:color w:val="FF0000"/>
                <w:spacing w:val="-1"/>
              </w:rPr>
              <w:t>2、高血压眼底病变中重度</w:t>
            </w:r>
          </w:p>
          <w:p w14:paraId="044DF321">
            <w:pPr>
              <w:pStyle w:val="7"/>
              <w:spacing w:before="22" w:line="226" w:lineRule="auto"/>
              <w:ind w:left="117"/>
            </w:pPr>
            <w:r>
              <w:rPr>
                <w:color w:val="FF0000"/>
                <w:spacing w:val="-2"/>
              </w:rPr>
              <w:t>3-4、静脉阻塞、动脉阻塞</w:t>
            </w:r>
          </w:p>
          <w:p w14:paraId="35DE1BF2">
            <w:pPr>
              <w:pStyle w:val="7"/>
              <w:spacing w:before="21" w:line="226" w:lineRule="auto"/>
              <w:ind w:left="120"/>
            </w:pPr>
            <w:r>
              <w:rPr>
                <w:color w:val="FF0000"/>
                <w:spacing w:val="-2"/>
              </w:rPr>
              <w:t>5、脉络膜血管瘤</w:t>
            </w:r>
          </w:p>
          <w:p w14:paraId="727D5AAB">
            <w:pPr>
              <w:pStyle w:val="7"/>
              <w:spacing w:before="22" w:line="242" w:lineRule="auto"/>
              <w:ind w:left="108" w:right="128" w:firstLine="7"/>
            </w:pPr>
            <w:r>
              <w:rPr>
                <w:color w:val="FF0000"/>
                <w:spacing w:val="-1"/>
              </w:rPr>
              <w:t>6、视盘水肿类/视盘边界不清（视盘水肿/视盘炎/前部缺血性视神经病变）</w:t>
            </w:r>
          </w:p>
          <w:p w14:paraId="62797FFA">
            <w:pPr>
              <w:pStyle w:val="7"/>
              <w:spacing w:line="225" w:lineRule="auto"/>
              <w:ind w:left="114"/>
            </w:pPr>
            <w:r>
              <w:rPr>
                <w:color w:val="FF0000"/>
                <w:spacing w:val="-1"/>
              </w:rPr>
              <w:t>7、视盘黑色素细胞瘤</w:t>
            </w:r>
          </w:p>
          <w:p w14:paraId="006CFEF7">
            <w:pPr>
              <w:pStyle w:val="7"/>
              <w:spacing w:before="23" w:line="242" w:lineRule="auto"/>
              <w:ind w:left="107" w:right="104" w:firstLine="5"/>
            </w:pPr>
            <w:r>
              <w:rPr>
                <w:color w:val="FF0000"/>
                <w:spacing w:val="-2"/>
              </w:rPr>
              <w:t>8-10、糖尿病性视网膜病变轻度非增、糖尿病性视网膜</w:t>
            </w:r>
            <w:r>
              <w:rPr>
                <w:color w:val="FF0000"/>
                <w:spacing w:val="-1"/>
              </w:rPr>
              <w:t>病变中重度非增、糖尿病性视网膜病变增殖期</w:t>
            </w:r>
          </w:p>
          <w:p w14:paraId="63B5CD3E">
            <w:pPr>
              <w:pStyle w:val="7"/>
              <w:spacing w:before="1" w:line="242" w:lineRule="auto"/>
              <w:ind w:left="108" w:right="145" w:firstLine="15"/>
            </w:pPr>
            <w:r>
              <w:rPr>
                <w:color w:val="FF0000"/>
                <w:spacing w:val="-1"/>
              </w:rPr>
              <w:t>11-12、年龄相关性黄斑变性早中期、年龄相关性黄斑变性进展期</w:t>
            </w:r>
          </w:p>
          <w:p w14:paraId="542388DF">
            <w:pPr>
              <w:pStyle w:val="7"/>
              <w:spacing w:line="225" w:lineRule="auto"/>
              <w:ind w:left="123"/>
            </w:pPr>
            <w:r>
              <w:rPr>
                <w:color w:val="FF0000"/>
                <w:spacing w:val="-1"/>
              </w:rPr>
              <w:t>13-15、黄斑水肿、黄斑前膜、黄斑裂孔</w:t>
            </w:r>
          </w:p>
          <w:p w14:paraId="1000C5DC">
            <w:pPr>
              <w:pStyle w:val="7"/>
              <w:spacing w:before="23" w:line="225" w:lineRule="auto"/>
              <w:ind w:left="123"/>
            </w:pPr>
            <w:r>
              <w:rPr>
                <w:color w:val="FF0000"/>
                <w:spacing w:val="-2"/>
              </w:rPr>
              <w:t>16、中心性浆液脉络膜视网膜病变</w:t>
            </w:r>
          </w:p>
          <w:p w14:paraId="300B459D">
            <w:pPr>
              <w:pStyle w:val="7"/>
              <w:spacing w:before="22" w:line="225" w:lineRule="auto"/>
              <w:ind w:left="123"/>
            </w:pPr>
            <w:r>
              <w:rPr>
                <w:color w:val="FF0000"/>
                <w:spacing w:val="-2"/>
              </w:rPr>
              <w:t>17、其他黄斑部病变</w:t>
            </w:r>
          </w:p>
          <w:p w14:paraId="0B1A9A37">
            <w:pPr>
              <w:pStyle w:val="7"/>
              <w:spacing w:before="23" w:line="226" w:lineRule="auto"/>
              <w:ind w:left="123"/>
            </w:pPr>
            <w:r>
              <w:rPr>
                <w:color w:val="FF0000"/>
                <w:spacing w:val="-3"/>
              </w:rPr>
              <w:t>18、豹纹样改变</w:t>
            </w:r>
          </w:p>
          <w:p w14:paraId="687D0036">
            <w:pPr>
              <w:pStyle w:val="7"/>
              <w:spacing w:before="21" w:line="225" w:lineRule="auto"/>
              <w:ind w:left="123"/>
            </w:pPr>
            <w:r>
              <w:rPr>
                <w:color w:val="FF0000"/>
                <w:spacing w:val="-2"/>
              </w:rPr>
              <w:t>19、中重度病理性近视改变</w:t>
            </w:r>
          </w:p>
          <w:p w14:paraId="1DEA06A5">
            <w:pPr>
              <w:pStyle w:val="7"/>
              <w:spacing w:before="23" w:line="225" w:lineRule="auto"/>
              <w:ind w:left="115"/>
            </w:pPr>
            <w:r>
              <w:rPr>
                <w:color w:val="FF0000"/>
                <w:spacing w:val="-1"/>
              </w:rPr>
              <w:t>20、青光眼疑似/杯盘比偏大</w:t>
            </w:r>
          </w:p>
          <w:p w14:paraId="354DBA95">
            <w:pPr>
              <w:pStyle w:val="7"/>
              <w:spacing w:before="22" w:line="226" w:lineRule="auto"/>
              <w:ind w:left="115"/>
            </w:pPr>
            <w:r>
              <w:rPr>
                <w:color w:val="FF0000"/>
                <w:spacing w:val="-2"/>
              </w:rPr>
              <w:t>21、牵牛花综合症</w:t>
            </w:r>
          </w:p>
          <w:p w14:paraId="7C6DAB1F">
            <w:pPr>
              <w:pStyle w:val="7"/>
              <w:spacing w:before="21" w:line="225" w:lineRule="auto"/>
              <w:ind w:left="115"/>
            </w:pPr>
            <w:r>
              <w:rPr>
                <w:color w:val="FF0000"/>
                <w:spacing w:val="-1"/>
              </w:rPr>
              <w:t>22-23、视神经萎缩、其他视神经疾病</w:t>
            </w:r>
          </w:p>
          <w:p w14:paraId="10C99C94">
            <w:pPr>
              <w:pStyle w:val="7"/>
              <w:spacing w:before="22" w:line="226" w:lineRule="auto"/>
              <w:ind w:left="115"/>
            </w:pPr>
            <w:r>
              <w:rPr>
                <w:color w:val="FF0000"/>
                <w:spacing w:val="-1"/>
              </w:rPr>
              <w:t>24-25、玻璃体变性、玻璃膜疣/色素异常</w:t>
            </w:r>
          </w:p>
          <w:p w14:paraId="41AD48A7">
            <w:pPr>
              <w:pStyle w:val="7"/>
              <w:spacing w:before="21" w:line="226" w:lineRule="auto"/>
              <w:ind w:left="115"/>
            </w:pPr>
            <w:r>
              <w:rPr>
                <w:color w:val="FF0000"/>
                <w:spacing w:val="-2"/>
              </w:rPr>
              <w:t>26、CNV/地图样萎缩</w:t>
            </w:r>
          </w:p>
          <w:p w14:paraId="54D182F8">
            <w:pPr>
              <w:pStyle w:val="7"/>
              <w:spacing w:before="22" w:line="225" w:lineRule="auto"/>
              <w:ind w:left="115"/>
            </w:pPr>
            <w:r>
              <w:rPr>
                <w:color w:val="FF0000"/>
                <w:spacing w:val="-1"/>
              </w:rPr>
              <w:t>27-28、视网膜有髓神经纤维、视网膜色素变性</w:t>
            </w:r>
          </w:p>
          <w:p w14:paraId="70631393">
            <w:pPr>
              <w:pStyle w:val="7"/>
              <w:spacing w:before="22" w:line="228" w:lineRule="auto"/>
              <w:ind w:left="115"/>
            </w:pPr>
            <w:r>
              <w:rPr>
                <w:color w:val="FF0000"/>
                <w:spacing w:val="-2"/>
              </w:rPr>
              <w:t>29、Coats 病</w:t>
            </w:r>
          </w:p>
          <w:p w14:paraId="5BDB0B03">
            <w:pPr>
              <w:pStyle w:val="7"/>
              <w:spacing w:before="19" w:line="225" w:lineRule="auto"/>
              <w:ind w:left="117"/>
            </w:pPr>
            <w:r>
              <w:rPr>
                <w:color w:val="FF0000"/>
                <w:spacing w:val="-2"/>
              </w:rPr>
              <w:t>30、小柳原田病</w:t>
            </w:r>
          </w:p>
          <w:p w14:paraId="2671FE16">
            <w:pPr>
              <w:pStyle w:val="7"/>
              <w:spacing w:before="24" w:line="242" w:lineRule="auto"/>
              <w:ind w:left="119" w:right="145" w:hanging="2"/>
            </w:pPr>
            <w:r>
              <w:rPr>
                <w:color w:val="FF0000"/>
                <w:spacing w:val="-1"/>
              </w:rPr>
              <w:t>31-33、视网膜脱离（后极部）、视网膜少量出血、视</w:t>
            </w:r>
            <w:r>
              <w:rPr>
                <w:color w:val="FF0000"/>
                <w:spacing w:val="-3"/>
              </w:rPr>
              <w:t>网膜激光斑</w:t>
            </w:r>
          </w:p>
          <w:p w14:paraId="205A1F96">
            <w:pPr>
              <w:pStyle w:val="7"/>
              <w:spacing w:before="1" w:line="225" w:lineRule="auto"/>
              <w:ind w:left="117"/>
            </w:pPr>
            <w:r>
              <w:rPr>
                <w:color w:val="FF0000"/>
                <w:spacing w:val="-2"/>
              </w:rPr>
              <w:t>34、先天性脉络膜缺损</w:t>
            </w:r>
          </w:p>
          <w:p w14:paraId="1F160592">
            <w:pPr>
              <w:pStyle w:val="7"/>
              <w:spacing w:before="21" w:line="204" w:lineRule="auto"/>
              <w:ind w:left="117"/>
            </w:pPr>
            <w:r>
              <w:rPr>
                <w:color w:val="FF0000"/>
                <w:spacing w:val="-2"/>
              </w:rPr>
              <w:t>35、其他明显异常</w:t>
            </w:r>
          </w:p>
        </w:tc>
        <w:tc>
          <w:tcPr>
            <w:tcW w:w="634" w:type="dxa"/>
            <w:vAlign w:val="top"/>
          </w:tcPr>
          <w:p w14:paraId="5B996320">
            <w:pPr>
              <w:spacing w:line="244" w:lineRule="auto"/>
              <w:rPr>
                <w:rFonts w:ascii="Arial"/>
                <w:sz w:val="21"/>
              </w:rPr>
            </w:pPr>
          </w:p>
          <w:p w14:paraId="39C44C7A">
            <w:pPr>
              <w:spacing w:line="244" w:lineRule="auto"/>
              <w:rPr>
                <w:rFonts w:ascii="Arial"/>
                <w:sz w:val="21"/>
              </w:rPr>
            </w:pPr>
          </w:p>
          <w:p w14:paraId="38D1E229">
            <w:pPr>
              <w:spacing w:line="244" w:lineRule="auto"/>
              <w:rPr>
                <w:rFonts w:ascii="Arial"/>
                <w:sz w:val="21"/>
              </w:rPr>
            </w:pPr>
          </w:p>
          <w:p w14:paraId="78772038">
            <w:pPr>
              <w:spacing w:line="244" w:lineRule="auto"/>
              <w:rPr>
                <w:rFonts w:ascii="Arial"/>
                <w:sz w:val="21"/>
              </w:rPr>
            </w:pPr>
          </w:p>
          <w:p w14:paraId="6ACFF660">
            <w:pPr>
              <w:spacing w:line="244" w:lineRule="auto"/>
              <w:rPr>
                <w:rFonts w:ascii="Arial"/>
                <w:sz w:val="21"/>
              </w:rPr>
            </w:pPr>
          </w:p>
          <w:p w14:paraId="1F8A3370">
            <w:pPr>
              <w:spacing w:line="244" w:lineRule="auto"/>
              <w:rPr>
                <w:rFonts w:ascii="Arial"/>
                <w:sz w:val="21"/>
              </w:rPr>
            </w:pPr>
          </w:p>
          <w:p w14:paraId="08C06B84">
            <w:pPr>
              <w:spacing w:line="244" w:lineRule="auto"/>
              <w:rPr>
                <w:rFonts w:ascii="Arial"/>
                <w:sz w:val="21"/>
              </w:rPr>
            </w:pPr>
          </w:p>
          <w:p w14:paraId="603EF58E">
            <w:pPr>
              <w:spacing w:line="244" w:lineRule="auto"/>
              <w:rPr>
                <w:rFonts w:ascii="Arial"/>
                <w:sz w:val="21"/>
              </w:rPr>
            </w:pPr>
          </w:p>
          <w:p w14:paraId="77F3C0E6">
            <w:pPr>
              <w:spacing w:line="244" w:lineRule="auto"/>
              <w:rPr>
                <w:rFonts w:ascii="Arial"/>
                <w:sz w:val="21"/>
              </w:rPr>
            </w:pPr>
          </w:p>
          <w:p w14:paraId="6DAF4407">
            <w:pPr>
              <w:spacing w:line="244" w:lineRule="auto"/>
              <w:rPr>
                <w:rFonts w:ascii="Arial"/>
                <w:sz w:val="21"/>
              </w:rPr>
            </w:pPr>
          </w:p>
          <w:p w14:paraId="4AB60FE8">
            <w:pPr>
              <w:spacing w:line="245" w:lineRule="auto"/>
              <w:rPr>
                <w:rFonts w:ascii="Arial"/>
                <w:sz w:val="21"/>
              </w:rPr>
            </w:pPr>
          </w:p>
          <w:p w14:paraId="62BDB0E8">
            <w:pPr>
              <w:spacing w:line="245" w:lineRule="auto"/>
              <w:rPr>
                <w:rFonts w:ascii="Arial"/>
                <w:sz w:val="21"/>
              </w:rPr>
            </w:pPr>
          </w:p>
          <w:p w14:paraId="06623583">
            <w:pPr>
              <w:spacing w:line="245" w:lineRule="auto"/>
              <w:rPr>
                <w:rFonts w:ascii="Arial"/>
                <w:sz w:val="21"/>
              </w:rPr>
            </w:pPr>
          </w:p>
          <w:p w14:paraId="6A03C1C1">
            <w:pPr>
              <w:spacing w:line="245" w:lineRule="auto"/>
              <w:rPr>
                <w:rFonts w:ascii="Arial"/>
                <w:sz w:val="21"/>
              </w:rPr>
            </w:pPr>
          </w:p>
          <w:p w14:paraId="2FBF12C5">
            <w:pPr>
              <w:spacing w:line="245" w:lineRule="auto"/>
              <w:rPr>
                <w:rFonts w:ascii="Arial"/>
                <w:sz w:val="21"/>
              </w:rPr>
            </w:pPr>
          </w:p>
          <w:p w14:paraId="71AFEC59">
            <w:pPr>
              <w:spacing w:line="245" w:lineRule="auto"/>
              <w:rPr>
                <w:rFonts w:ascii="Arial"/>
                <w:sz w:val="21"/>
              </w:rPr>
            </w:pPr>
          </w:p>
          <w:p w14:paraId="6D18CCC3">
            <w:pPr>
              <w:spacing w:line="245" w:lineRule="auto"/>
              <w:rPr>
                <w:rFonts w:ascii="Arial"/>
                <w:sz w:val="21"/>
              </w:rPr>
            </w:pPr>
          </w:p>
          <w:p w14:paraId="45E58D79">
            <w:pPr>
              <w:pStyle w:val="7"/>
              <w:spacing w:before="77" w:line="315" w:lineRule="exact"/>
              <w:ind w:left="249"/>
            </w:pPr>
            <w:r>
              <w:rPr>
                <w:color w:val="FF0000"/>
                <w:position w:val="3"/>
              </w:rPr>
              <w:t>★</w:t>
            </w:r>
          </w:p>
        </w:tc>
        <w:tc>
          <w:tcPr>
            <w:tcW w:w="635" w:type="dxa"/>
            <w:vAlign w:val="top"/>
          </w:tcPr>
          <w:p w14:paraId="7B6C614E">
            <w:pPr>
              <w:spacing w:line="244" w:lineRule="auto"/>
              <w:rPr>
                <w:rFonts w:ascii="Arial"/>
                <w:sz w:val="21"/>
              </w:rPr>
            </w:pPr>
          </w:p>
          <w:p w14:paraId="14CCFC8D">
            <w:pPr>
              <w:spacing w:line="244" w:lineRule="auto"/>
              <w:rPr>
                <w:rFonts w:ascii="Arial"/>
                <w:sz w:val="21"/>
              </w:rPr>
            </w:pPr>
          </w:p>
          <w:p w14:paraId="74F297E2">
            <w:pPr>
              <w:spacing w:line="244" w:lineRule="auto"/>
              <w:rPr>
                <w:rFonts w:ascii="Arial"/>
                <w:sz w:val="21"/>
              </w:rPr>
            </w:pPr>
          </w:p>
          <w:p w14:paraId="060831C2">
            <w:pPr>
              <w:spacing w:line="244" w:lineRule="auto"/>
              <w:rPr>
                <w:rFonts w:ascii="Arial"/>
                <w:sz w:val="21"/>
              </w:rPr>
            </w:pPr>
          </w:p>
          <w:p w14:paraId="049621DB">
            <w:pPr>
              <w:spacing w:line="244" w:lineRule="auto"/>
              <w:rPr>
                <w:rFonts w:ascii="Arial"/>
                <w:sz w:val="21"/>
              </w:rPr>
            </w:pPr>
          </w:p>
          <w:p w14:paraId="1B9A08D3">
            <w:pPr>
              <w:spacing w:line="244" w:lineRule="auto"/>
              <w:rPr>
                <w:rFonts w:ascii="Arial"/>
                <w:sz w:val="21"/>
              </w:rPr>
            </w:pPr>
          </w:p>
          <w:p w14:paraId="107238A7">
            <w:pPr>
              <w:spacing w:line="244" w:lineRule="auto"/>
              <w:rPr>
                <w:rFonts w:ascii="Arial"/>
                <w:sz w:val="21"/>
              </w:rPr>
            </w:pPr>
          </w:p>
          <w:p w14:paraId="60D1730C">
            <w:pPr>
              <w:spacing w:line="244" w:lineRule="auto"/>
              <w:rPr>
                <w:rFonts w:ascii="Arial"/>
                <w:sz w:val="21"/>
              </w:rPr>
            </w:pPr>
          </w:p>
          <w:p w14:paraId="304E7B17">
            <w:pPr>
              <w:spacing w:line="244" w:lineRule="auto"/>
              <w:rPr>
                <w:rFonts w:ascii="Arial"/>
                <w:sz w:val="21"/>
              </w:rPr>
            </w:pPr>
          </w:p>
          <w:p w14:paraId="5D9D6133">
            <w:pPr>
              <w:spacing w:line="244" w:lineRule="auto"/>
              <w:rPr>
                <w:rFonts w:ascii="Arial"/>
                <w:sz w:val="21"/>
              </w:rPr>
            </w:pPr>
          </w:p>
          <w:p w14:paraId="71E82FF4">
            <w:pPr>
              <w:spacing w:line="245" w:lineRule="auto"/>
              <w:rPr>
                <w:rFonts w:ascii="Arial"/>
                <w:sz w:val="21"/>
              </w:rPr>
            </w:pPr>
          </w:p>
          <w:p w14:paraId="5E1F275A">
            <w:pPr>
              <w:spacing w:line="245" w:lineRule="auto"/>
              <w:rPr>
                <w:rFonts w:ascii="Arial"/>
                <w:sz w:val="21"/>
              </w:rPr>
            </w:pPr>
          </w:p>
          <w:p w14:paraId="667E3887">
            <w:pPr>
              <w:spacing w:line="245" w:lineRule="auto"/>
              <w:rPr>
                <w:rFonts w:ascii="Arial"/>
                <w:sz w:val="21"/>
              </w:rPr>
            </w:pPr>
          </w:p>
          <w:p w14:paraId="169B7218">
            <w:pPr>
              <w:spacing w:line="245" w:lineRule="auto"/>
              <w:rPr>
                <w:rFonts w:ascii="Arial"/>
                <w:sz w:val="21"/>
              </w:rPr>
            </w:pPr>
          </w:p>
          <w:p w14:paraId="4FA84DA4">
            <w:pPr>
              <w:spacing w:line="245" w:lineRule="auto"/>
              <w:rPr>
                <w:rFonts w:ascii="Arial"/>
                <w:sz w:val="21"/>
              </w:rPr>
            </w:pPr>
          </w:p>
          <w:p w14:paraId="5EB72C79">
            <w:pPr>
              <w:spacing w:line="245" w:lineRule="auto"/>
              <w:rPr>
                <w:rFonts w:ascii="Arial"/>
                <w:sz w:val="21"/>
              </w:rPr>
            </w:pPr>
          </w:p>
          <w:p w14:paraId="7BB6E648">
            <w:pPr>
              <w:spacing w:line="245" w:lineRule="auto"/>
              <w:rPr>
                <w:rFonts w:ascii="Arial"/>
                <w:sz w:val="21"/>
              </w:rPr>
            </w:pPr>
          </w:p>
          <w:p w14:paraId="7A939B7B">
            <w:pPr>
              <w:pStyle w:val="7"/>
              <w:spacing w:before="77" w:line="315" w:lineRule="exact"/>
              <w:ind w:left="249"/>
            </w:pPr>
            <w:r>
              <w:rPr>
                <w:color w:val="FF0000"/>
                <w:position w:val="3"/>
              </w:rPr>
              <w:t>★</w:t>
            </w:r>
          </w:p>
        </w:tc>
        <w:tc>
          <w:tcPr>
            <w:tcW w:w="743" w:type="dxa"/>
            <w:vAlign w:val="top"/>
          </w:tcPr>
          <w:p w14:paraId="7CA6113D">
            <w:pPr>
              <w:spacing w:line="244" w:lineRule="auto"/>
              <w:rPr>
                <w:rFonts w:ascii="Arial"/>
                <w:sz w:val="21"/>
              </w:rPr>
            </w:pPr>
          </w:p>
          <w:p w14:paraId="491F7B34">
            <w:pPr>
              <w:spacing w:line="244" w:lineRule="auto"/>
              <w:rPr>
                <w:rFonts w:ascii="Arial"/>
                <w:sz w:val="21"/>
              </w:rPr>
            </w:pPr>
          </w:p>
          <w:p w14:paraId="64162F42">
            <w:pPr>
              <w:spacing w:line="244" w:lineRule="auto"/>
              <w:rPr>
                <w:rFonts w:ascii="Arial"/>
                <w:sz w:val="21"/>
              </w:rPr>
            </w:pPr>
          </w:p>
          <w:p w14:paraId="55A2946B">
            <w:pPr>
              <w:spacing w:line="244" w:lineRule="auto"/>
              <w:rPr>
                <w:rFonts w:ascii="Arial"/>
                <w:sz w:val="21"/>
              </w:rPr>
            </w:pPr>
          </w:p>
          <w:p w14:paraId="58014FE9">
            <w:pPr>
              <w:spacing w:line="244" w:lineRule="auto"/>
              <w:rPr>
                <w:rFonts w:ascii="Arial"/>
                <w:sz w:val="21"/>
              </w:rPr>
            </w:pPr>
          </w:p>
          <w:p w14:paraId="26542A6B">
            <w:pPr>
              <w:spacing w:line="244" w:lineRule="auto"/>
              <w:rPr>
                <w:rFonts w:ascii="Arial"/>
                <w:sz w:val="21"/>
              </w:rPr>
            </w:pPr>
          </w:p>
          <w:p w14:paraId="0A1376BD">
            <w:pPr>
              <w:spacing w:line="244" w:lineRule="auto"/>
              <w:rPr>
                <w:rFonts w:ascii="Arial"/>
                <w:sz w:val="21"/>
              </w:rPr>
            </w:pPr>
          </w:p>
          <w:p w14:paraId="1D758608">
            <w:pPr>
              <w:spacing w:line="244" w:lineRule="auto"/>
              <w:rPr>
                <w:rFonts w:ascii="Arial"/>
                <w:sz w:val="21"/>
              </w:rPr>
            </w:pPr>
          </w:p>
          <w:p w14:paraId="01D2BF61">
            <w:pPr>
              <w:spacing w:line="244" w:lineRule="auto"/>
              <w:rPr>
                <w:rFonts w:ascii="Arial"/>
                <w:sz w:val="21"/>
              </w:rPr>
            </w:pPr>
          </w:p>
          <w:p w14:paraId="08988596">
            <w:pPr>
              <w:spacing w:line="244" w:lineRule="auto"/>
              <w:rPr>
                <w:rFonts w:ascii="Arial"/>
                <w:sz w:val="21"/>
              </w:rPr>
            </w:pPr>
          </w:p>
          <w:p w14:paraId="6F8402FE">
            <w:pPr>
              <w:spacing w:line="245" w:lineRule="auto"/>
              <w:rPr>
                <w:rFonts w:ascii="Arial"/>
                <w:sz w:val="21"/>
              </w:rPr>
            </w:pPr>
          </w:p>
          <w:p w14:paraId="1A7B8913">
            <w:pPr>
              <w:spacing w:line="245" w:lineRule="auto"/>
              <w:rPr>
                <w:rFonts w:ascii="Arial"/>
                <w:sz w:val="21"/>
              </w:rPr>
            </w:pPr>
          </w:p>
          <w:p w14:paraId="5DEFD720">
            <w:pPr>
              <w:spacing w:line="245" w:lineRule="auto"/>
              <w:rPr>
                <w:rFonts w:ascii="Arial"/>
                <w:sz w:val="21"/>
              </w:rPr>
            </w:pPr>
          </w:p>
          <w:p w14:paraId="6D9DD38F">
            <w:pPr>
              <w:spacing w:line="245" w:lineRule="auto"/>
              <w:rPr>
                <w:rFonts w:ascii="Arial"/>
                <w:sz w:val="21"/>
              </w:rPr>
            </w:pPr>
          </w:p>
          <w:p w14:paraId="7E1B2475">
            <w:pPr>
              <w:spacing w:line="245" w:lineRule="auto"/>
              <w:rPr>
                <w:rFonts w:ascii="Arial"/>
                <w:sz w:val="21"/>
              </w:rPr>
            </w:pPr>
          </w:p>
          <w:p w14:paraId="0B875542">
            <w:pPr>
              <w:spacing w:line="245" w:lineRule="auto"/>
              <w:rPr>
                <w:rFonts w:ascii="Arial"/>
                <w:sz w:val="21"/>
              </w:rPr>
            </w:pPr>
          </w:p>
          <w:p w14:paraId="3007CB5D">
            <w:pPr>
              <w:spacing w:line="245" w:lineRule="auto"/>
              <w:rPr>
                <w:rFonts w:ascii="Arial"/>
                <w:sz w:val="21"/>
              </w:rPr>
            </w:pPr>
          </w:p>
          <w:p w14:paraId="0C075355">
            <w:pPr>
              <w:pStyle w:val="7"/>
              <w:spacing w:before="77" w:line="315" w:lineRule="exact"/>
              <w:ind w:left="303"/>
            </w:pPr>
            <w:r>
              <w:rPr>
                <w:color w:val="FF0000"/>
                <w:position w:val="3"/>
              </w:rPr>
              <w:t>★</w:t>
            </w:r>
          </w:p>
        </w:tc>
      </w:tr>
      <w:tr w14:paraId="464DC8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146" w:type="dxa"/>
            <w:vAlign w:val="top"/>
          </w:tcPr>
          <w:p w14:paraId="5F87890C">
            <w:pPr>
              <w:spacing w:line="310" w:lineRule="auto"/>
              <w:rPr>
                <w:rFonts w:ascii="Arial"/>
                <w:sz w:val="21"/>
              </w:rPr>
            </w:pPr>
          </w:p>
          <w:p w14:paraId="52BEFFBF">
            <w:pPr>
              <w:pStyle w:val="7"/>
              <w:spacing w:before="78" w:line="183" w:lineRule="auto"/>
              <w:ind w:left="109"/>
            </w:pPr>
            <w:r>
              <w:rPr>
                <w:spacing w:val="-1"/>
              </w:rPr>
              <w:t>耳鼻咽喉科</w:t>
            </w:r>
          </w:p>
        </w:tc>
        <w:tc>
          <w:tcPr>
            <w:tcW w:w="2165" w:type="dxa"/>
            <w:vAlign w:val="top"/>
          </w:tcPr>
          <w:p w14:paraId="7F925571">
            <w:pPr>
              <w:pStyle w:val="7"/>
              <w:spacing w:before="76" w:line="221" w:lineRule="auto"/>
              <w:ind w:left="104" w:right="264" w:firstLine="6"/>
              <w:jc w:val="both"/>
            </w:pPr>
            <w:r>
              <w:rPr>
                <w:spacing w:val="-1"/>
              </w:rPr>
              <w:t>既往史,外耳,外耳道,鼓膜,鼻腔,鼻中隔,咽,扁桃体,耳鼻咽喉科其它</w:t>
            </w:r>
          </w:p>
        </w:tc>
        <w:tc>
          <w:tcPr>
            <w:tcW w:w="4535" w:type="dxa"/>
            <w:vAlign w:val="top"/>
          </w:tcPr>
          <w:p w14:paraId="52E21C7C">
            <w:pPr>
              <w:pStyle w:val="7"/>
              <w:spacing w:before="234" w:line="253" w:lineRule="auto"/>
              <w:ind w:left="107" w:right="104"/>
            </w:pPr>
            <w:r>
              <w:rPr>
                <w:spacing w:val="-2"/>
              </w:rPr>
              <w:t>通过对耳、鼻、咽、扁桃喉等器官的常规检查</w:t>
            </w:r>
            <w:r>
              <w:rPr>
                <w:spacing w:val="-9"/>
              </w:rPr>
              <w:t xml:space="preserve"> </w:t>
            </w:r>
            <w:r>
              <w:rPr>
                <w:spacing w:val="-2"/>
              </w:rPr>
              <w:t>，初步筛</w:t>
            </w:r>
            <w:r>
              <w:rPr>
                <w:spacing w:val="-1"/>
              </w:rPr>
              <w:t>查常见疾病。</w:t>
            </w:r>
          </w:p>
        </w:tc>
        <w:tc>
          <w:tcPr>
            <w:tcW w:w="634" w:type="dxa"/>
            <w:vAlign w:val="top"/>
          </w:tcPr>
          <w:p w14:paraId="63C4149C">
            <w:pPr>
              <w:spacing w:line="277" w:lineRule="auto"/>
              <w:rPr>
                <w:rFonts w:ascii="Arial"/>
                <w:sz w:val="21"/>
              </w:rPr>
            </w:pPr>
          </w:p>
          <w:p w14:paraId="55653DEC">
            <w:pPr>
              <w:pStyle w:val="7"/>
              <w:spacing w:before="77" w:line="315" w:lineRule="exact"/>
              <w:ind w:left="249"/>
            </w:pPr>
            <w:r>
              <w:rPr>
                <w:position w:val="3"/>
              </w:rPr>
              <w:t>★</w:t>
            </w:r>
          </w:p>
        </w:tc>
        <w:tc>
          <w:tcPr>
            <w:tcW w:w="635" w:type="dxa"/>
            <w:vAlign w:val="top"/>
          </w:tcPr>
          <w:p w14:paraId="24E40AEF">
            <w:pPr>
              <w:spacing w:line="277" w:lineRule="auto"/>
              <w:rPr>
                <w:rFonts w:ascii="Arial"/>
                <w:sz w:val="21"/>
              </w:rPr>
            </w:pPr>
          </w:p>
          <w:p w14:paraId="1C8E8FC4">
            <w:pPr>
              <w:pStyle w:val="7"/>
              <w:spacing w:before="77" w:line="315" w:lineRule="exact"/>
              <w:ind w:left="249"/>
            </w:pPr>
            <w:r>
              <w:rPr>
                <w:position w:val="3"/>
              </w:rPr>
              <w:t>★</w:t>
            </w:r>
          </w:p>
        </w:tc>
        <w:tc>
          <w:tcPr>
            <w:tcW w:w="743" w:type="dxa"/>
            <w:vAlign w:val="top"/>
          </w:tcPr>
          <w:p w14:paraId="5781EDE5">
            <w:pPr>
              <w:spacing w:line="277" w:lineRule="auto"/>
              <w:rPr>
                <w:rFonts w:ascii="Arial"/>
                <w:sz w:val="21"/>
              </w:rPr>
            </w:pPr>
          </w:p>
          <w:p w14:paraId="4030A3F8">
            <w:pPr>
              <w:pStyle w:val="7"/>
              <w:spacing w:before="77" w:line="315" w:lineRule="exact"/>
              <w:ind w:left="303"/>
            </w:pPr>
            <w:r>
              <w:rPr>
                <w:position w:val="3"/>
              </w:rPr>
              <w:t>★</w:t>
            </w:r>
          </w:p>
        </w:tc>
      </w:tr>
      <w:tr w14:paraId="2B9F1C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1146" w:type="dxa"/>
            <w:vAlign w:val="top"/>
          </w:tcPr>
          <w:p w14:paraId="1236EFD5">
            <w:pPr>
              <w:spacing w:line="313" w:lineRule="auto"/>
              <w:rPr>
                <w:rFonts w:ascii="Arial"/>
                <w:sz w:val="21"/>
              </w:rPr>
            </w:pPr>
          </w:p>
          <w:p w14:paraId="4572B8AF">
            <w:pPr>
              <w:pStyle w:val="7"/>
              <w:spacing w:before="78" w:line="183" w:lineRule="auto"/>
              <w:ind w:left="126"/>
            </w:pPr>
            <w:r>
              <w:rPr>
                <w:spacing w:val="-7"/>
              </w:rPr>
              <w:t>口腔科</w:t>
            </w:r>
          </w:p>
        </w:tc>
        <w:tc>
          <w:tcPr>
            <w:tcW w:w="2165" w:type="dxa"/>
            <w:vAlign w:val="top"/>
          </w:tcPr>
          <w:p w14:paraId="3BEF5F5D">
            <w:pPr>
              <w:pStyle w:val="7"/>
              <w:spacing w:before="79" w:line="221" w:lineRule="auto"/>
              <w:ind w:left="105" w:right="170"/>
              <w:jc w:val="both"/>
            </w:pPr>
            <w:r>
              <w:rPr>
                <w:spacing w:val="-1"/>
              </w:rPr>
              <w:t>唇,牙体,牙周,舌,腭,口腔粘膜,颞下颌关节,口腔科其它,口腔腺体,牙列</w:t>
            </w:r>
          </w:p>
        </w:tc>
        <w:tc>
          <w:tcPr>
            <w:tcW w:w="4535" w:type="dxa"/>
            <w:vAlign w:val="top"/>
          </w:tcPr>
          <w:p w14:paraId="4D6BCE32">
            <w:pPr>
              <w:pStyle w:val="7"/>
              <w:spacing w:before="237" w:line="253" w:lineRule="auto"/>
              <w:ind w:left="107" w:right="104" w:firstLine="17"/>
            </w:pPr>
            <w:r>
              <w:rPr>
                <w:spacing w:val="-3"/>
              </w:rPr>
              <w:t>口腔常规检查</w:t>
            </w:r>
            <w:r>
              <w:rPr>
                <w:spacing w:val="-26"/>
              </w:rPr>
              <w:t xml:space="preserve"> </w:t>
            </w:r>
            <w:r>
              <w:rPr>
                <w:spacing w:val="-3"/>
              </w:rPr>
              <w:t>，全面了解口腔健康状况</w:t>
            </w:r>
            <w:r>
              <w:rPr>
                <w:spacing w:val="-26"/>
              </w:rPr>
              <w:t xml:space="preserve"> </w:t>
            </w:r>
            <w:r>
              <w:rPr>
                <w:spacing w:val="-3"/>
              </w:rPr>
              <w:t>，及时</w:t>
            </w:r>
            <w:r>
              <w:rPr>
                <w:spacing w:val="-4"/>
              </w:rPr>
              <w:t>发现口腔</w:t>
            </w:r>
            <w:r>
              <w:rPr>
                <w:spacing w:val="-1"/>
              </w:rPr>
              <w:t>科常见疾病。</w:t>
            </w:r>
          </w:p>
        </w:tc>
        <w:tc>
          <w:tcPr>
            <w:tcW w:w="634" w:type="dxa"/>
            <w:vAlign w:val="top"/>
          </w:tcPr>
          <w:p w14:paraId="22330A1C">
            <w:pPr>
              <w:spacing w:line="280" w:lineRule="auto"/>
              <w:rPr>
                <w:rFonts w:ascii="Arial"/>
                <w:sz w:val="21"/>
              </w:rPr>
            </w:pPr>
          </w:p>
          <w:p w14:paraId="50C872C4">
            <w:pPr>
              <w:pStyle w:val="7"/>
              <w:spacing w:before="77" w:line="315" w:lineRule="exact"/>
              <w:ind w:left="249"/>
            </w:pPr>
            <w:r>
              <w:rPr>
                <w:position w:val="3"/>
              </w:rPr>
              <w:t>★</w:t>
            </w:r>
          </w:p>
        </w:tc>
        <w:tc>
          <w:tcPr>
            <w:tcW w:w="635" w:type="dxa"/>
            <w:vAlign w:val="top"/>
          </w:tcPr>
          <w:p w14:paraId="03312337">
            <w:pPr>
              <w:spacing w:line="280" w:lineRule="auto"/>
              <w:rPr>
                <w:rFonts w:ascii="Arial"/>
                <w:sz w:val="21"/>
              </w:rPr>
            </w:pPr>
          </w:p>
          <w:p w14:paraId="0A13C8C0">
            <w:pPr>
              <w:pStyle w:val="7"/>
              <w:spacing w:before="77" w:line="315" w:lineRule="exact"/>
              <w:ind w:left="249"/>
            </w:pPr>
            <w:r>
              <w:rPr>
                <w:position w:val="3"/>
              </w:rPr>
              <w:t>★</w:t>
            </w:r>
          </w:p>
        </w:tc>
        <w:tc>
          <w:tcPr>
            <w:tcW w:w="743" w:type="dxa"/>
            <w:vAlign w:val="top"/>
          </w:tcPr>
          <w:p w14:paraId="12E3D136">
            <w:pPr>
              <w:spacing w:line="280" w:lineRule="auto"/>
              <w:rPr>
                <w:rFonts w:ascii="Arial"/>
                <w:sz w:val="21"/>
              </w:rPr>
            </w:pPr>
          </w:p>
          <w:p w14:paraId="1A92D9E5">
            <w:pPr>
              <w:pStyle w:val="7"/>
              <w:spacing w:before="77" w:line="315" w:lineRule="exact"/>
              <w:ind w:left="303"/>
            </w:pPr>
            <w:r>
              <w:rPr>
                <w:position w:val="3"/>
              </w:rPr>
              <w:t>★</w:t>
            </w:r>
          </w:p>
        </w:tc>
      </w:tr>
    </w:tbl>
    <w:p w14:paraId="4B168C4A">
      <w:pPr>
        <w:rPr>
          <w:rFonts w:ascii="Arial"/>
          <w:sz w:val="21"/>
        </w:rPr>
      </w:pPr>
    </w:p>
    <w:p w14:paraId="18053AAC">
      <w:pPr>
        <w:rPr>
          <w:rFonts w:ascii="Arial" w:hAnsi="Arial" w:eastAsia="Arial" w:cs="Arial"/>
          <w:sz w:val="21"/>
          <w:szCs w:val="21"/>
        </w:rPr>
        <w:sectPr>
          <w:footerReference r:id="rId19" w:type="default"/>
          <w:pgSz w:w="11906" w:h="16839"/>
          <w:pgMar w:top="400" w:right="1021" w:bottom="1170" w:left="1021" w:header="0" w:footer="956" w:gutter="0"/>
          <w:cols w:space="720" w:num="1"/>
        </w:sectPr>
      </w:pPr>
    </w:p>
    <w:p w14:paraId="1E4E17AA">
      <w:pPr>
        <w:spacing w:before="3"/>
      </w:pPr>
    </w:p>
    <w:p w14:paraId="6521BCFA">
      <w:pPr>
        <w:spacing w:before="3"/>
      </w:pPr>
    </w:p>
    <w:p w14:paraId="0395E682">
      <w:pPr>
        <w:spacing w:before="3"/>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6"/>
        <w:gridCol w:w="2165"/>
        <w:gridCol w:w="4535"/>
        <w:gridCol w:w="634"/>
        <w:gridCol w:w="635"/>
        <w:gridCol w:w="743"/>
      </w:tblGrid>
      <w:tr w14:paraId="5B51EA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76" w:hRule="atLeast"/>
        </w:trPr>
        <w:tc>
          <w:tcPr>
            <w:tcW w:w="1146" w:type="dxa"/>
            <w:shd w:val="clear" w:color="auto" w:fill="E2EFDA"/>
            <w:vAlign w:val="top"/>
          </w:tcPr>
          <w:p w14:paraId="2D065834">
            <w:pPr>
              <w:spacing w:line="243" w:lineRule="auto"/>
              <w:rPr>
                <w:rFonts w:ascii="Arial"/>
                <w:sz w:val="21"/>
              </w:rPr>
            </w:pPr>
          </w:p>
          <w:p w14:paraId="0CC5E5A1">
            <w:pPr>
              <w:spacing w:line="244" w:lineRule="auto"/>
              <w:rPr>
                <w:rFonts w:ascii="Arial"/>
                <w:sz w:val="21"/>
              </w:rPr>
            </w:pPr>
          </w:p>
          <w:p w14:paraId="7B400A1C">
            <w:pPr>
              <w:spacing w:line="244" w:lineRule="auto"/>
              <w:rPr>
                <w:rFonts w:ascii="Arial"/>
                <w:sz w:val="21"/>
              </w:rPr>
            </w:pPr>
          </w:p>
          <w:p w14:paraId="61CBCA68">
            <w:pPr>
              <w:spacing w:line="244" w:lineRule="auto"/>
              <w:rPr>
                <w:rFonts w:ascii="Arial"/>
                <w:sz w:val="21"/>
              </w:rPr>
            </w:pPr>
          </w:p>
          <w:p w14:paraId="2BB63C35">
            <w:pPr>
              <w:spacing w:line="244" w:lineRule="auto"/>
              <w:rPr>
                <w:rFonts w:ascii="Arial"/>
                <w:sz w:val="21"/>
              </w:rPr>
            </w:pPr>
          </w:p>
          <w:p w14:paraId="71B4B3D9">
            <w:pPr>
              <w:spacing w:line="244" w:lineRule="auto"/>
              <w:rPr>
                <w:rFonts w:ascii="Arial"/>
                <w:sz w:val="21"/>
              </w:rPr>
            </w:pPr>
          </w:p>
          <w:p w14:paraId="1BCB7BB0">
            <w:pPr>
              <w:spacing w:line="244" w:lineRule="auto"/>
              <w:rPr>
                <w:rFonts w:ascii="Arial"/>
                <w:sz w:val="21"/>
              </w:rPr>
            </w:pPr>
          </w:p>
          <w:p w14:paraId="56A30608">
            <w:pPr>
              <w:pStyle w:val="7"/>
              <w:spacing w:before="77" w:line="183" w:lineRule="auto"/>
              <w:ind w:left="109"/>
            </w:pPr>
            <w:r>
              <w:rPr>
                <w:spacing w:val="-1"/>
              </w:rPr>
              <w:t>人乳头瘤病</w:t>
            </w:r>
          </w:p>
          <w:p w14:paraId="259D1315">
            <w:pPr>
              <w:pStyle w:val="7"/>
              <w:spacing w:before="43" w:line="254" w:lineRule="auto"/>
              <w:ind w:left="108" w:right="151" w:firstLine="4"/>
            </w:pPr>
            <w:r>
              <w:rPr>
                <w:spacing w:val="-1"/>
              </w:rPr>
              <w:t>毒(HPV)27分型</w:t>
            </w:r>
          </w:p>
        </w:tc>
        <w:tc>
          <w:tcPr>
            <w:tcW w:w="2165" w:type="dxa"/>
            <w:shd w:val="clear" w:color="auto" w:fill="E2EFDA"/>
            <w:vAlign w:val="top"/>
          </w:tcPr>
          <w:p w14:paraId="6C096AFD">
            <w:pPr>
              <w:pStyle w:val="7"/>
              <w:spacing w:before="45" w:line="228" w:lineRule="auto"/>
              <w:ind w:left="120"/>
            </w:pPr>
            <w:r>
              <w:rPr>
                <w:spacing w:val="-3"/>
              </w:rPr>
              <w:t>HPV16 型、HPV18 型、</w:t>
            </w:r>
          </w:p>
          <w:p w14:paraId="468E028A">
            <w:pPr>
              <w:pStyle w:val="7"/>
              <w:spacing w:before="18" w:line="228" w:lineRule="auto"/>
              <w:ind w:left="120"/>
            </w:pPr>
            <w:r>
              <w:rPr>
                <w:spacing w:val="-3"/>
              </w:rPr>
              <w:t>HPV31 型、HPV33 型、</w:t>
            </w:r>
          </w:p>
          <w:p w14:paraId="51542E4E">
            <w:pPr>
              <w:pStyle w:val="7"/>
              <w:spacing w:before="18" w:line="228" w:lineRule="auto"/>
              <w:ind w:left="120"/>
            </w:pPr>
            <w:r>
              <w:rPr>
                <w:spacing w:val="-3"/>
              </w:rPr>
              <w:t>HPV35 型、HPV39 型、</w:t>
            </w:r>
          </w:p>
          <w:p w14:paraId="0056A231">
            <w:pPr>
              <w:pStyle w:val="7"/>
              <w:spacing w:before="18" w:line="228" w:lineRule="auto"/>
              <w:ind w:left="120"/>
            </w:pPr>
            <w:r>
              <w:rPr>
                <w:spacing w:val="-3"/>
              </w:rPr>
              <w:t>HPV45 型、HPV51 型、</w:t>
            </w:r>
          </w:p>
          <w:p w14:paraId="5872BF93">
            <w:pPr>
              <w:pStyle w:val="7"/>
              <w:spacing w:before="18" w:line="228" w:lineRule="auto"/>
              <w:ind w:left="120"/>
            </w:pPr>
            <w:r>
              <w:rPr>
                <w:spacing w:val="-3"/>
              </w:rPr>
              <w:t>HPV52 型、HPV53 型、</w:t>
            </w:r>
          </w:p>
          <w:p w14:paraId="7D16FDFB">
            <w:pPr>
              <w:pStyle w:val="7"/>
              <w:spacing w:before="19" w:line="228" w:lineRule="auto"/>
              <w:ind w:left="120"/>
            </w:pPr>
            <w:r>
              <w:rPr>
                <w:spacing w:val="-3"/>
              </w:rPr>
              <w:t>HPV56 型、HPV58 型、</w:t>
            </w:r>
          </w:p>
          <w:p w14:paraId="193D5B05">
            <w:pPr>
              <w:pStyle w:val="7"/>
              <w:spacing w:before="21" w:line="242" w:lineRule="auto"/>
              <w:ind w:left="120" w:right="122"/>
              <w:jc w:val="both"/>
            </w:pPr>
            <w:r>
              <w:rPr>
                <w:spacing w:val="-5"/>
              </w:rPr>
              <w:t>HPV59 型、HPV66 型、</w:t>
            </w:r>
            <w:r>
              <w:rPr>
                <w:spacing w:val="5"/>
              </w:rPr>
              <w:t xml:space="preserve"> </w:t>
            </w:r>
            <w:r>
              <w:rPr>
                <w:spacing w:val="-3"/>
              </w:rPr>
              <w:t>HPV68 型、HPV6 型、</w:t>
            </w:r>
            <w:r>
              <w:rPr>
                <w:spacing w:val="5"/>
              </w:rPr>
              <w:t xml:space="preserve"> </w:t>
            </w:r>
            <w:r>
              <w:rPr>
                <w:spacing w:val="-5"/>
              </w:rPr>
              <w:t>HPV11 型、HPV43 型、</w:t>
            </w:r>
          </w:p>
          <w:p w14:paraId="61F0DD16">
            <w:pPr>
              <w:pStyle w:val="7"/>
              <w:spacing w:before="1" w:line="227" w:lineRule="auto"/>
              <w:ind w:left="120"/>
            </w:pPr>
            <w:r>
              <w:rPr>
                <w:spacing w:val="-3"/>
              </w:rPr>
              <w:t>HPV42 型、HPV44 型、</w:t>
            </w:r>
          </w:p>
          <w:p w14:paraId="18CBA6A8">
            <w:pPr>
              <w:pStyle w:val="7"/>
              <w:spacing w:before="18" w:line="228" w:lineRule="auto"/>
              <w:ind w:left="120"/>
            </w:pPr>
            <w:r>
              <w:rPr>
                <w:spacing w:val="-3"/>
              </w:rPr>
              <w:t>HPV40 型、HPV26 型、</w:t>
            </w:r>
          </w:p>
          <w:p w14:paraId="70A0BBFA">
            <w:pPr>
              <w:pStyle w:val="7"/>
              <w:spacing w:before="19" w:line="228" w:lineRule="auto"/>
              <w:ind w:left="120"/>
            </w:pPr>
            <w:r>
              <w:rPr>
                <w:spacing w:val="-3"/>
              </w:rPr>
              <w:t>HPV55 型、HPV61 型、</w:t>
            </w:r>
          </w:p>
          <w:p w14:paraId="26710023">
            <w:pPr>
              <w:pStyle w:val="7"/>
              <w:spacing w:before="18" w:line="228" w:lineRule="auto"/>
              <w:ind w:left="120"/>
            </w:pPr>
            <w:r>
              <w:rPr>
                <w:spacing w:val="-3"/>
              </w:rPr>
              <w:t>HPV82 型、HPV83 型、</w:t>
            </w:r>
          </w:p>
          <w:p w14:paraId="0777A7DF">
            <w:pPr>
              <w:pStyle w:val="7"/>
              <w:spacing w:before="20" w:line="205" w:lineRule="auto"/>
              <w:ind w:left="120"/>
            </w:pPr>
            <w:r>
              <w:rPr>
                <w:spacing w:val="-3"/>
              </w:rPr>
              <w:t>HPV81 型</w:t>
            </w:r>
          </w:p>
        </w:tc>
        <w:tc>
          <w:tcPr>
            <w:tcW w:w="4535" w:type="dxa"/>
            <w:shd w:val="clear" w:color="auto" w:fill="E2EFDA"/>
            <w:vAlign w:val="top"/>
          </w:tcPr>
          <w:p w14:paraId="1AE6F078">
            <w:pPr>
              <w:spacing w:line="261" w:lineRule="auto"/>
              <w:rPr>
                <w:rFonts w:ascii="Arial"/>
                <w:sz w:val="21"/>
              </w:rPr>
            </w:pPr>
          </w:p>
          <w:p w14:paraId="26F7F90D">
            <w:pPr>
              <w:spacing w:line="261" w:lineRule="auto"/>
              <w:rPr>
                <w:rFonts w:ascii="Arial"/>
                <w:sz w:val="21"/>
              </w:rPr>
            </w:pPr>
          </w:p>
          <w:p w14:paraId="5A29610C">
            <w:pPr>
              <w:spacing w:line="261" w:lineRule="auto"/>
              <w:rPr>
                <w:rFonts w:ascii="Arial"/>
                <w:sz w:val="21"/>
              </w:rPr>
            </w:pPr>
          </w:p>
          <w:p w14:paraId="7C424FC1">
            <w:pPr>
              <w:spacing w:line="261" w:lineRule="auto"/>
              <w:rPr>
                <w:rFonts w:ascii="Arial"/>
                <w:sz w:val="21"/>
              </w:rPr>
            </w:pPr>
          </w:p>
          <w:p w14:paraId="66C75426">
            <w:pPr>
              <w:spacing w:line="261" w:lineRule="auto"/>
              <w:rPr>
                <w:rFonts w:ascii="Arial"/>
                <w:sz w:val="21"/>
              </w:rPr>
            </w:pPr>
          </w:p>
          <w:p w14:paraId="3CE99199">
            <w:pPr>
              <w:spacing w:line="262" w:lineRule="auto"/>
              <w:rPr>
                <w:rFonts w:ascii="Arial"/>
                <w:sz w:val="21"/>
              </w:rPr>
            </w:pPr>
          </w:p>
          <w:p w14:paraId="708CE78E">
            <w:pPr>
              <w:spacing w:line="262" w:lineRule="auto"/>
              <w:rPr>
                <w:rFonts w:ascii="Arial"/>
                <w:sz w:val="21"/>
              </w:rPr>
            </w:pPr>
          </w:p>
          <w:p w14:paraId="30FA6D35">
            <w:pPr>
              <w:pStyle w:val="7"/>
              <w:spacing w:before="77" w:line="254" w:lineRule="auto"/>
              <w:ind w:left="107" w:right="104"/>
            </w:pPr>
            <w:r>
              <w:rPr>
                <w:spacing w:val="-4"/>
              </w:rPr>
              <w:t>直接反映人体内乳头瘤病毒是否存在，可具体判断出 27</w:t>
            </w:r>
            <w:r>
              <w:rPr>
                <w:spacing w:val="-2"/>
              </w:rPr>
              <w:t>种感染型别</w:t>
            </w:r>
            <w:r>
              <w:rPr>
                <w:spacing w:val="-19"/>
              </w:rPr>
              <w:t xml:space="preserve"> </w:t>
            </w:r>
            <w:r>
              <w:rPr>
                <w:spacing w:val="-2"/>
              </w:rPr>
              <w:t>，为临床诊断宫颈癌提供参考。</w:t>
            </w:r>
          </w:p>
        </w:tc>
        <w:tc>
          <w:tcPr>
            <w:tcW w:w="634" w:type="dxa"/>
            <w:vAlign w:val="top"/>
          </w:tcPr>
          <w:p w14:paraId="24C5993A">
            <w:pPr>
              <w:rPr>
                <w:rFonts w:ascii="Arial"/>
                <w:sz w:val="21"/>
              </w:rPr>
            </w:pPr>
          </w:p>
        </w:tc>
        <w:tc>
          <w:tcPr>
            <w:tcW w:w="635" w:type="dxa"/>
            <w:vAlign w:val="top"/>
          </w:tcPr>
          <w:p w14:paraId="63E01F1C">
            <w:pPr>
              <w:rPr>
                <w:rFonts w:ascii="Arial"/>
                <w:sz w:val="21"/>
              </w:rPr>
            </w:pPr>
          </w:p>
        </w:tc>
        <w:tc>
          <w:tcPr>
            <w:tcW w:w="743" w:type="dxa"/>
            <w:vAlign w:val="top"/>
          </w:tcPr>
          <w:p w14:paraId="72C67BE2">
            <w:pPr>
              <w:spacing w:line="248" w:lineRule="auto"/>
              <w:rPr>
                <w:rFonts w:ascii="Arial"/>
                <w:sz w:val="21"/>
              </w:rPr>
            </w:pPr>
          </w:p>
          <w:p w14:paraId="3D9E93DD">
            <w:pPr>
              <w:spacing w:line="248" w:lineRule="auto"/>
              <w:rPr>
                <w:rFonts w:ascii="Arial"/>
                <w:sz w:val="21"/>
              </w:rPr>
            </w:pPr>
          </w:p>
          <w:p w14:paraId="628872CD">
            <w:pPr>
              <w:spacing w:line="248" w:lineRule="auto"/>
              <w:rPr>
                <w:rFonts w:ascii="Arial"/>
                <w:sz w:val="21"/>
              </w:rPr>
            </w:pPr>
          </w:p>
          <w:p w14:paraId="3B5486BD">
            <w:pPr>
              <w:spacing w:line="248" w:lineRule="auto"/>
              <w:rPr>
                <w:rFonts w:ascii="Arial"/>
                <w:sz w:val="21"/>
              </w:rPr>
            </w:pPr>
          </w:p>
          <w:p w14:paraId="704DB645">
            <w:pPr>
              <w:spacing w:line="248" w:lineRule="auto"/>
              <w:rPr>
                <w:rFonts w:ascii="Arial"/>
                <w:sz w:val="21"/>
              </w:rPr>
            </w:pPr>
          </w:p>
          <w:p w14:paraId="2335E515">
            <w:pPr>
              <w:spacing w:line="248" w:lineRule="auto"/>
              <w:rPr>
                <w:rFonts w:ascii="Arial"/>
                <w:sz w:val="21"/>
              </w:rPr>
            </w:pPr>
          </w:p>
          <w:p w14:paraId="1548EF60">
            <w:pPr>
              <w:spacing w:line="248" w:lineRule="auto"/>
              <w:rPr>
                <w:rFonts w:ascii="Arial"/>
                <w:sz w:val="21"/>
              </w:rPr>
            </w:pPr>
          </w:p>
          <w:p w14:paraId="4708AD48">
            <w:pPr>
              <w:spacing w:line="248" w:lineRule="auto"/>
              <w:rPr>
                <w:rFonts w:ascii="Arial"/>
                <w:sz w:val="21"/>
              </w:rPr>
            </w:pPr>
          </w:p>
          <w:p w14:paraId="1138276D">
            <w:pPr>
              <w:pStyle w:val="7"/>
              <w:spacing w:before="77" w:line="315" w:lineRule="exact"/>
              <w:ind w:left="303"/>
            </w:pPr>
            <w:r>
              <w:rPr>
                <w:color w:val="FF0000"/>
                <w:position w:val="3"/>
              </w:rPr>
              <w:t>★</w:t>
            </w:r>
          </w:p>
        </w:tc>
      </w:tr>
      <w:tr w14:paraId="10F128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858" w:type="dxa"/>
            <w:gridSpan w:val="6"/>
            <w:shd w:val="clear" w:color="auto" w:fill="A6A6A6"/>
            <w:vAlign w:val="top"/>
          </w:tcPr>
          <w:p w14:paraId="76A133B3">
            <w:pPr>
              <w:pStyle w:val="7"/>
              <w:spacing w:before="75" w:line="180" w:lineRule="auto"/>
              <w:ind w:left="4480"/>
            </w:pPr>
            <w:r>
              <w:rPr>
                <w:spacing w:val="-1"/>
              </w:rPr>
              <w:t>实验室检查</w:t>
            </w:r>
          </w:p>
        </w:tc>
      </w:tr>
      <w:tr w14:paraId="3CF09F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07" w:hRule="atLeast"/>
        </w:trPr>
        <w:tc>
          <w:tcPr>
            <w:tcW w:w="1146" w:type="dxa"/>
            <w:vAlign w:val="top"/>
          </w:tcPr>
          <w:p w14:paraId="7EE48548">
            <w:pPr>
              <w:spacing w:line="267" w:lineRule="auto"/>
              <w:rPr>
                <w:rFonts w:ascii="Arial"/>
                <w:sz w:val="21"/>
              </w:rPr>
            </w:pPr>
          </w:p>
          <w:p w14:paraId="68A1D711">
            <w:pPr>
              <w:spacing w:line="267" w:lineRule="auto"/>
              <w:rPr>
                <w:rFonts w:ascii="Arial"/>
                <w:sz w:val="21"/>
              </w:rPr>
            </w:pPr>
          </w:p>
          <w:p w14:paraId="7D3D743D">
            <w:pPr>
              <w:spacing w:line="267" w:lineRule="auto"/>
              <w:rPr>
                <w:rFonts w:ascii="Arial"/>
                <w:sz w:val="21"/>
              </w:rPr>
            </w:pPr>
          </w:p>
          <w:p w14:paraId="2146E17F">
            <w:pPr>
              <w:spacing w:line="267" w:lineRule="auto"/>
              <w:rPr>
                <w:rFonts w:ascii="Arial"/>
                <w:sz w:val="21"/>
              </w:rPr>
            </w:pPr>
          </w:p>
          <w:p w14:paraId="68D90B2E">
            <w:pPr>
              <w:spacing w:line="267" w:lineRule="auto"/>
              <w:rPr>
                <w:rFonts w:ascii="Arial"/>
                <w:sz w:val="21"/>
              </w:rPr>
            </w:pPr>
          </w:p>
          <w:p w14:paraId="4D8E105D">
            <w:pPr>
              <w:spacing w:line="267" w:lineRule="auto"/>
              <w:rPr>
                <w:rFonts w:ascii="Arial"/>
                <w:sz w:val="21"/>
              </w:rPr>
            </w:pPr>
          </w:p>
          <w:p w14:paraId="2EE90BF2">
            <w:pPr>
              <w:spacing w:line="267" w:lineRule="auto"/>
              <w:rPr>
                <w:rFonts w:ascii="Arial"/>
                <w:sz w:val="21"/>
              </w:rPr>
            </w:pPr>
          </w:p>
          <w:p w14:paraId="4FD8E878">
            <w:pPr>
              <w:spacing w:line="268" w:lineRule="auto"/>
              <w:rPr>
                <w:rFonts w:ascii="Arial"/>
                <w:sz w:val="21"/>
              </w:rPr>
            </w:pPr>
          </w:p>
          <w:p w14:paraId="1A61F39F">
            <w:pPr>
              <w:pStyle w:val="7"/>
              <w:spacing w:before="78" w:line="221" w:lineRule="auto"/>
              <w:ind w:left="184"/>
            </w:pPr>
            <w:r>
              <w:rPr>
                <w:spacing w:val="-1"/>
              </w:rPr>
              <w:t>血常规(五</w:t>
            </w:r>
          </w:p>
          <w:p w14:paraId="1FEBBA7F">
            <w:pPr>
              <w:pStyle w:val="7"/>
              <w:spacing w:before="28" w:line="225" w:lineRule="auto"/>
              <w:ind w:left="151"/>
            </w:pPr>
            <w:r>
              <w:rPr>
                <w:spacing w:val="-3"/>
              </w:rPr>
              <w:t>分类 23 分</w:t>
            </w:r>
          </w:p>
          <w:p w14:paraId="25A9A3D0">
            <w:pPr>
              <w:pStyle w:val="7"/>
              <w:spacing w:before="21" w:line="221" w:lineRule="auto"/>
              <w:ind w:left="453"/>
            </w:pPr>
            <w:r>
              <w:rPr>
                <w:spacing w:val="-2"/>
              </w:rPr>
              <w:t>型)</w:t>
            </w:r>
          </w:p>
        </w:tc>
        <w:tc>
          <w:tcPr>
            <w:tcW w:w="2165" w:type="dxa"/>
            <w:vAlign w:val="top"/>
          </w:tcPr>
          <w:p w14:paraId="40862115">
            <w:pPr>
              <w:pStyle w:val="7"/>
              <w:spacing w:before="78" w:line="183" w:lineRule="auto"/>
              <w:ind w:left="212"/>
            </w:pPr>
            <w:r>
              <w:rPr>
                <w:spacing w:val="-2"/>
              </w:rPr>
              <w:t>白细胞计数,红细胞计</w:t>
            </w:r>
          </w:p>
          <w:p w14:paraId="3DEC0B20">
            <w:pPr>
              <w:pStyle w:val="7"/>
              <w:spacing w:before="83" w:line="238" w:lineRule="auto"/>
              <w:ind w:left="104" w:right="127"/>
            </w:pPr>
            <w:r>
              <w:rPr>
                <w:spacing w:val="-1"/>
              </w:rPr>
              <w:t>数,血红蛋白,红细胞比容,平均红细胞体积,平均红细胞血红蛋白含量,平均红细胞血红蛋白浓度,红细胞分布宽度-变异系数,血小板计数,平均血小板体积,血小板分布宽度,淋巴细胞百分比,中性粒细胞百分比,淋巴细胞绝对值,中性粒细胞绝对值,红细胞分布宽度-标准差,血小板压积,单核细胞百分比,单核细胞绝对值,嗜酸性细胞百分比,嗜酸性细胞绝对值,嗜碱性细胞百分比,嗜碱性细胞绝对值</w:t>
            </w:r>
          </w:p>
        </w:tc>
        <w:tc>
          <w:tcPr>
            <w:tcW w:w="4535" w:type="dxa"/>
            <w:vAlign w:val="top"/>
          </w:tcPr>
          <w:p w14:paraId="23431D2B">
            <w:pPr>
              <w:spacing w:line="258" w:lineRule="auto"/>
              <w:rPr>
                <w:rFonts w:ascii="Arial"/>
                <w:sz w:val="21"/>
              </w:rPr>
            </w:pPr>
          </w:p>
          <w:p w14:paraId="573151EC">
            <w:pPr>
              <w:spacing w:line="258" w:lineRule="auto"/>
              <w:rPr>
                <w:rFonts w:ascii="Arial"/>
                <w:sz w:val="21"/>
              </w:rPr>
            </w:pPr>
          </w:p>
          <w:p w14:paraId="036A1A48">
            <w:pPr>
              <w:spacing w:line="258" w:lineRule="auto"/>
              <w:rPr>
                <w:rFonts w:ascii="Arial"/>
                <w:sz w:val="21"/>
              </w:rPr>
            </w:pPr>
          </w:p>
          <w:p w14:paraId="79520ABF">
            <w:pPr>
              <w:spacing w:line="258" w:lineRule="auto"/>
              <w:rPr>
                <w:rFonts w:ascii="Arial"/>
                <w:sz w:val="21"/>
              </w:rPr>
            </w:pPr>
          </w:p>
          <w:p w14:paraId="6DDEF350">
            <w:pPr>
              <w:spacing w:line="258" w:lineRule="auto"/>
              <w:rPr>
                <w:rFonts w:ascii="Arial"/>
                <w:sz w:val="21"/>
              </w:rPr>
            </w:pPr>
          </w:p>
          <w:p w14:paraId="043D716B">
            <w:pPr>
              <w:spacing w:line="258" w:lineRule="auto"/>
              <w:rPr>
                <w:rFonts w:ascii="Arial"/>
                <w:sz w:val="21"/>
              </w:rPr>
            </w:pPr>
          </w:p>
          <w:p w14:paraId="760E206D">
            <w:pPr>
              <w:spacing w:line="259" w:lineRule="auto"/>
              <w:rPr>
                <w:rFonts w:ascii="Arial"/>
                <w:sz w:val="21"/>
              </w:rPr>
            </w:pPr>
          </w:p>
          <w:p w14:paraId="6BA3D73B">
            <w:pPr>
              <w:spacing w:line="259" w:lineRule="auto"/>
              <w:rPr>
                <w:rFonts w:ascii="Arial"/>
                <w:sz w:val="21"/>
              </w:rPr>
            </w:pPr>
          </w:p>
          <w:p w14:paraId="3E4E1727">
            <w:pPr>
              <w:spacing w:line="259" w:lineRule="auto"/>
              <w:rPr>
                <w:rFonts w:ascii="Arial"/>
                <w:sz w:val="21"/>
              </w:rPr>
            </w:pPr>
          </w:p>
          <w:p w14:paraId="2E6BF147">
            <w:pPr>
              <w:pStyle w:val="7"/>
              <w:spacing w:before="78" w:line="253" w:lineRule="auto"/>
              <w:ind w:left="107" w:right="104"/>
            </w:pPr>
            <w:r>
              <w:t>通过检测血液细胞的计数及不同种类细胞、成</w:t>
            </w:r>
            <w:r>
              <w:rPr>
                <w:spacing w:val="-1"/>
              </w:rPr>
              <w:t>分的分类</w:t>
            </w:r>
            <w:r>
              <w:rPr>
                <w:spacing w:val="-2"/>
              </w:rPr>
              <w:t>来反映身体状况</w:t>
            </w:r>
            <w:r>
              <w:rPr>
                <w:spacing w:val="-21"/>
              </w:rPr>
              <w:t xml:space="preserve"> </w:t>
            </w:r>
            <w:r>
              <w:rPr>
                <w:spacing w:val="-2"/>
              </w:rPr>
              <w:t>，如：贫血、感染等等。</w:t>
            </w:r>
          </w:p>
        </w:tc>
        <w:tc>
          <w:tcPr>
            <w:tcW w:w="634" w:type="dxa"/>
            <w:vAlign w:val="top"/>
          </w:tcPr>
          <w:p w14:paraId="371869FD">
            <w:pPr>
              <w:spacing w:line="244" w:lineRule="auto"/>
              <w:rPr>
                <w:rFonts w:ascii="Arial"/>
                <w:sz w:val="21"/>
              </w:rPr>
            </w:pPr>
          </w:p>
          <w:p w14:paraId="24720F62">
            <w:pPr>
              <w:spacing w:line="244" w:lineRule="auto"/>
              <w:rPr>
                <w:rFonts w:ascii="Arial"/>
                <w:sz w:val="21"/>
              </w:rPr>
            </w:pPr>
          </w:p>
          <w:p w14:paraId="3DC806FB">
            <w:pPr>
              <w:spacing w:line="245" w:lineRule="auto"/>
              <w:rPr>
                <w:rFonts w:ascii="Arial"/>
                <w:sz w:val="21"/>
              </w:rPr>
            </w:pPr>
          </w:p>
          <w:p w14:paraId="1D9B7291">
            <w:pPr>
              <w:spacing w:line="245" w:lineRule="auto"/>
              <w:rPr>
                <w:rFonts w:ascii="Arial"/>
                <w:sz w:val="21"/>
              </w:rPr>
            </w:pPr>
          </w:p>
          <w:p w14:paraId="6174B935">
            <w:pPr>
              <w:spacing w:line="245" w:lineRule="auto"/>
              <w:rPr>
                <w:rFonts w:ascii="Arial"/>
                <w:sz w:val="21"/>
              </w:rPr>
            </w:pPr>
          </w:p>
          <w:p w14:paraId="1843EA93">
            <w:pPr>
              <w:spacing w:line="245" w:lineRule="auto"/>
              <w:rPr>
                <w:rFonts w:ascii="Arial"/>
                <w:sz w:val="21"/>
              </w:rPr>
            </w:pPr>
          </w:p>
          <w:p w14:paraId="58CAB3B5">
            <w:pPr>
              <w:spacing w:line="245" w:lineRule="auto"/>
              <w:rPr>
                <w:rFonts w:ascii="Arial"/>
                <w:sz w:val="21"/>
              </w:rPr>
            </w:pPr>
          </w:p>
          <w:p w14:paraId="38353453">
            <w:pPr>
              <w:spacing w:line="245" w:lineRule="auto"/>
              <w:rPr>
                <w:rFonts w:ascii="Arial"/>
                <w:sz w:val="21"/>
              </w:rPr>
            </w:pPr>
          </w:p>
          <w:p w14:paraId="6ACAE0A7">
            <w:pPr>
              <w:spacing w:line="245" w:lineRule="auto"/>
              <w:rPr>
                <w:rFonts w:ascii="Arial"/>
                <w:sz w:val="21"/>
              </w:rPr>
            </w:pPr>
          </w:p>
          <w:p w14:paraId="72882256">
            <w:pPr>
              <w:spacing w:line="245" w:lineRule="auto"/>
              <w:rPr>
                <w:rFonts w:ascii="Arial"/>
                <w:sz w:val="21"/>
              </w:rPr>
            </w:pPr>
          </w:p>
          <w:p w14:paraId="5103A94A">
            <w:pPr>
              <w:pStyle w:val="7"/>
              <w:spacing w:before="77" w:line="315" w:lineRule="exact"/>
              <w:ind w:left="249"/>
            </w:pPr>
            <w:r>
              <w:rPr>
                <w:position w:val="3"/>
              </w:rPr>
              <w:t>★</w:t>
            </w:r>
          </w:p>
        </w:tc>
        <w:tc>
          <w:tcPr>
            <w:tcW w:w="635" w:type="dxa"/>
            <w:vAlign w:val="top"/>
          </w:tcPr>
          <w:p w14:paraId="22362C09">
            <w:pPr>
              <w:spacing w:line="244" w:lineRule="auto"/>
              <w:rPr>
                <w:rFonts w:ascii="Arial"/>
                <w:sz w:val="21"/>
              </w:rPr>
            </w:pPr>
          </w:p>
          <w:p w14:paraId="2ADD0093">
            <w:pPr>
              <w:spacing w:line="244" w:lineRule="auto"/>
              <w:rPr>
                <w:rFonts w:ascii="Arial"/>
                <w:sz w:val="21"/>
              </w:rPr>
            </w:pPr>
          </w:p>
          <w:p w14:paraId="75DF6B92">
            <w:pPr>
              <w:spacing w:line="245" w:lineRule="auto"/>
              <w:rPr>
                <w:rFonts w:ascii="Arial"/>
                <w:sz w:val="21"/>
              </w:rPr>
            </w:pPr>
          </w:p>
          <w:p w14:paraId="3B49304E">
            <w:pPr>
              <w:spacing w:line="245" w:lineRule="auto"/>
              <w:rPr>
                <w:rFonts w:ascii="Arial"/>
                <w:sz w:val="21"/>
              </w:rPr>
            </w:pPr>
          </w:p>
          <w:p w14:paraId="135245F6">
            <w:pPr>
              <w:spacing w:line="245" w:lineRule="auto"/>
              <w:rPr>
                <w:rFonts w:ascii="Arial"/>
                <w:sz w:val="21"/>
              </w:rPr>
            </w:pPr>
          </w:p>
          <w:p w14:paraId="7F782EAD">
            <w:pPr>
              <w:spacing w:line="245" w:lineRule="auto"/>
              <w:rPr>
                <w:rFonts w:ascii="Arial"/>
                <w:sz w:val="21"/>
              </w:rPr>
            </w:pPr>
          </w:p>
          <w:p w14:paraId="10AA53D6">
            <w:pPr>
              <w:spacing w:line="245" w:lineRule="auto"/>
              <w:rPr>
                <w:rFonts w:ascii="Arial"/>
                <w:sz w:val="21"/>
              </w:rPr>
            </w:pPr>
          </w:p>
          <w:p w14:paraId="78E7CE23">
            <w:pPr>
              <w:spacing w:line="245" w:lineRule="auto"/>
              <w:rPr>
                <w:rFonts w:ascii="Arial"/>
                <w:sz w:val="21"/>
              </w:rPr>
            </w:pPr>
          </w:p>
          <w:p w14:paraId="577EFE09">
            <w:pPr>
              <w:spacing w:line="245" w:lineRule="auto"/>
              <w:rPr>
                <w:rFonts w:ascii="Arial"/>
                <w:sz w:val="21"/>
              </w:rPr>
            </w:pPr>
          </w:p>
          <w:p w14:paraId="2B21C595">
            <w:pPr>
              <w:spacing w:line="245" w:lineRule="auto"/>
              <w:rPr>
                <w:rFonts w:ascii="Arial"/>
                <w:sz w:val="21"/>
              </w:rPr>
            </w:pPr>
          </w:p>
          <w:p w14:paraId="5118D538">
            <w:pPr>
              <w:pStyle w:val="7"/>
              <w:spacing w:before="77" w:line="315" w:lineRule="exact"/>
              <w:ind w:left="249"/>
            </w:pPr>
            <w:r>
              <w:rPr>
                <w:position w:val="3"/>
              </w:rPr>
              <w:t>★</w:t>
            </w:r>
          </w:p>
        </w:tc>
        <w:tc>
          <w:tcPr>
            <w:tcW w:w="743" w:type="dxa"/>
            <w:vAlign w:val="top"/>
          </w:tcPr>
          <w:p w14:paraId="647016F3">
            <w:pPr>
              <w:spacing w:line="244" w:lineRule="auto"/>
              <w:rPr>
                <w:rFonts w:ascii="Arial"/>
                <w:sz w:val="21"/>
              </w:rPr>
            </w:pPr>
          </w:p>
          <w:p w14:paraId="2CCD8290">
            <w:pPr>
              <w:spacing w:line="244" w:lineRule="auto"/>
              <w:rPr>
                <w:rFonts w:ascii="Arial"/>
                <w:sz w:val="21"/>
              </w:rPr>
            </w:pPr>
          </w:p>
          <w:p w14:paraId="7AAABA76">
            <w:pPr>
              <w:spacing w:line="245" w:lineRule="auto"/>
              <w:rPr>
                <w:rFonts w:ascii="Arial"/>
                <w:sz w:val="21"/>
              </w:rPr>
            </w:pPr>
          </w:p>
          <w:p w14:paraId="4A6B47D3">
            <w:pPr>
              <w:spacing w:line="245" w:lineRule="auto"/>
              <w:rPr>
                <w:rFonts w:ascii="Arial"/>
                <w:sz w:val="21"/>
              </w:rPr>
            </w:pPr>
          </w:p>
          <w:p w14:paraId="3B71E334">
            <w:pPr>
              <w:spacing w:line="245" w:lineRule="auto"/>
              <w:rPr>
                <w:rFonts w:ascii="Arial"/>
                <w:sz w:val="21"/>
              </w:rPr>
            </w:pPr>
          </w:p>
          <w:p w14:paraId="133595E2">
            <w:pPr>
              <w:spacing w:line="245" w:lineRule="auto"/>
              <w:rPr>
                <w:rFonts w:ascii="Arial"/>
                <w:sz w:val="21"/>
              </w:rPr>
            </w:pPr>
          </w:p>
          <w:p w14:paraId="6D685639">
            <w:pPr>
              <w:spacing w:line="245" w:lineRule="auto"/>
              <w:rPr>
                <w:rFonts w:ascii="Arial"/>
                <w:sz w:val="21"/>
              </w:rPr>
            </w:pPr>
          </w:p>
          <w:p w14:paraId="0D24F2A8">
            <w:pPr>
              <w:spacing w:line="245" w:lineRule="auto"/>
              <w:rPr>
                <w:rFonts w:ascii="Arial"/>
                <w:sz w:val="21"/>
              </w:rPr>
            </w:pPr>
          </w:p>
          <w:p w14:paraId="68DE9ACD">
            <w:pPr>
              <w:spacing w:line="245" w:lineRule="auto"/>
              <w:rPr>
                <w:rFonts w:ascii="Arial"/>
                <w:sz w:val="21"/>
              </w:rPr>
            </w:pPr>
          </w:p>
          <w:p w14:paraId="17BF5D33">
            <w:pPr>
              <w:spacing w:line="245" w:lineRule="auto"/>
              <w:rPr>
                <w:rFonts w:ascii="Arial"/>
                <w:sz w:val="21"/>
              </w:rPr>
            </w:pPr>
          </w:p>
          <w:p w14:paraId="7825BA2D">
            <w:pPr>
              <w:pStyle w:val="7"/>
              <w:spacing w:before="77" w:line="315" w:lineRule="exact"/>
              <w:ind w:left="303"/>
            </w:pPr>
            <w:r>
              <w:rPr>
                <w:position w:val="3"/>
              </w:rPr>
              <w:t>★</w:t>
            </w:r>
          </w:p>
        </w:tc>
      </w:tr>
      <w:tr w14:paraId="3D6ED2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00" w:hRule="atLeast"/>
        </w:trPr>
        <w:tc>
          <w:tcPr>
            <w:tcW w:w="1146" w:type="dxa"/>
            <w:vAlign w:val="top"/>
          </w:tcPr>
          <w:p w14:paraId="0EC228BD">
            <w:pPr>
              <w:spacing w:line="299" w:lineRule="auto"/>
              <w:rPr>
                <w:rFonts w:ascii="Arial"/>
                <w:sz w:val="21"/>
              </w:rPr>
            </w:pPr>
          </w:p>
          <w:p w14:paraId="331F783D">
            <w:pPr>
              <w:spacing w:line="300" w:lineRule="auto"/>
              <w:rPr>
                <w:rFonts w:ascii="Arial"/>
                <w:sz w:val="21"/>
              </w:rPr>
            </w:pPr>
          </w:p>
          <w:p w14:paraId="4429BD7E">
            <w:pPr>
              <w:spacing w:line="300" w:lineRule="auto"/>
              <w:rPr>
                <w:rFonts w:ascii="Arial"/>
                <w:sz w:val="21"/>
              </w:rPr>
            </w:pPr>
          </w:p>
          <w:p w14:paraId="1E51B789">
            <w:pPr>
              <w:pStyle w:val="7"/>
              <w:spacing w:before="77" w:line="257" w:lineRule="auto"/>
              <w:ind w:left="481" w:right="172" w:hanging="306"/>
            </w:pPr>
            <w:r>
              <w:rPr>
                <w:spacing w:val="-5"/>
              </w:rPr>
              <w:t>尿常规</w:t>
            </w:r>
            <w:r>
              <w:rPr>
                <w:spacing w:val="11"/>
              </w:rPr>
              <w:t xml:space="preserve"> </w:t>
            </w:r>
            <w:r>
              <w:rPr>
                <w:spacing w:val="-5"/>
              </w:rPr>
              <w:t>18</w:t>
            </w:r>
            <w:r>
              <w:t>项</w:t>
            </w:r>
          </w:p>
        </w:tc>
        <w:tc>
          <w:tcPr>
            <w:tcW w:w="2165" w:type="dxa"/>
            <w:vAlign w:val="top"/>
          </w:tcPr>
          <w:p w14:paraId="2CC70AF8">
            <w:pPr>
              <w:pStyle w:val="7"/>
              <w:spacing w:before="81" w:line="234" w:lineRule="auto"/>
              <w:ind w:left="104" w:right="57"/>
              <w:jc w:val="both"/>
            </w:pPr>
            <w:r>
              <w:rPr>
                <w:spacing w:val="-3"/>
              </w:rPr>
              <w:t>尿比重、尿酸碱度、尿白细胞、尿亚硝酸盐、尿蛋白质、尿糖、尿酮体、尿</w:t>
            </w:r>
            <w:r>
              <w:rPr>
                <w:spacing w:val="-7"/>
                <w:w w:val="96"/>
              </w:rPr>
              <w:t>胆原、尿胆红素、尿隐血、</w:t>
            </w:r>
            <w:r>
              <w:rPr>
                <w:spacing w:val="-3"/>
              </w:rPr>
              <w:t>尿镜检、红细胞、尿白细胞、管型、上皮细胞、无机盐类、尿镜、检蛋白定</w:t>
            </w:r>
            <w:r>
              <w:t>性</w:t>
            </w:r>
          </w:p>
        </w:tc>
        <w:tc>
          <w:tcPr>
            <w:tcW w:w="4535" w:type="dxa"/>
            <w:vAlign w:val="top"/>
          </w:tcPr>
          <w:p w14:paraId="1D314B33">
            <w:pPr>
              <w:spacing w:line="465" w:lineRule="auto"/>
              <w:rPr>
                <w:rFonts w:ascii="Arial"/>
                <w:sz w:val="21"/>
              </w:rPr>
            </w:pPr>
          </w:p>
          <w:p w14:paraId="223C0B4C">
            <w:pPr>
              <w:pStyle w:val="7"/>
              <w:spacing w:before="77" w:line="247" w:lineRule="auto"/>
              <w:ind w:left="106" w:right="52"/>
              <w:jc w:val="both"/>
            </w:pPr>
            <w:r>
              <w:rPr>
                <w:spacing w:val="-2"/>
              </w:rPr>
              <w:t>通过尿常规检查</w:t>
            </w:r>
            <w:r>
              <w:rPr>
                <w:spacing w:val="-9"/>
              </w:rPr>
              <w:t xml:space="preserve"> </w:t>
            </w:r>
            <w:r>
              <w:rPr>
                <w:spacing w:val="-2"/>
              </w:rPr>
              <w:t>，对泌尿系疾病的诊断、疗效观察有重</w:t>
            </w:r>
            <w:r>
              <w:rPr>
                <w:spacing w:val="-5"/>
              </w:rPr>
              <w:t>要意义。尿糖检查是作为糖尿病筛查和病情</w:t>
            </w:r>
            <w:r>
              <w:rPr>
                <w:spacing w:val="-6"/>
              </w:rPr>
              <w:t>判断的指标。</w:t>
            </w:r>
            <w:r>
              <w:t>并可观察一些全身性疾病的异常表现。以显微镜</w:t>
            </w:r>
            <w:r>
              <w:rPr>
                <w:spacing w:val="-1"/>
              </w:rPr>
              <w:t>观察尿</w:t>
            </w:r>
            <w:r>
              <w:rPr>
                <w:spacing w:val="-2"/>
              </w:rPr>
              <w:t>沉淀物</w:t>
            </w:r>
            <w:r>
              <w:rPr>
                <w:spacing w:val="-8"/>
              </w:rPr>
              <w:t xml:space="preserve"> </w:t>
            </w:r>
            <w:r>
              <w:rPr>
                <w:spacing w:val="-2"/>
              </w:rPr>
              <w:t>，发现细胞、管型、结晶、细菌、寄生虫等病理成分</w:t>
            </w:r>
            <w:r>
              <w:rPr>
                <w:spacing w:val="-8"/>
              </w:rPr>
              <w:t xml:space="preserve"> </w:t>
            </w:r>
            <w:r>
              <w:rPr>
                <w:spacing w:val="-2"/>
              </w:rPr>
              <w:t>，对泌尿系统疾病作定位及鉴别诊断、预后判断。</w:t>
            </w:r>
          </w:p>
        </w:tc>
        <w:tc>
          <w:tcPr>
            <w:tcW w:w="634" w:type="dxa"/>
            <w:vAlign w:val="top"/>
          </w:tcPr>
          <w:p w14:paraId="69B17E77">
            <w:pPr>
              <w:spacing w:line="263" w:lineRule="auto"/>
              <w:rPr>
                <w:rFonts w:ascii="Arial"/>
                <w:sz w:val="21"/>
              </w:rPr>
            </w:pPr>
          </w:p>
          <w:p w14:paraId="6C83D53E">
            <w:pPr>
              <w:spacing w:line="263" w:lineRule="auto"/>
              <w:rPr>
                <w:rFonts w:ascii="Arial"/>
                <w:sz w:val="21"/>
              </w:rPr>
            </w:pPr>
          </w:p>
          <w:p w14:paraId="3193A71F">
            <w:pPr>
              <w:spacing w:line="264" w:lineRule="auto"/>
              <w:rPr>
                <w:rFonts w:ascii="Arial"/>
                <w:sz w:val="21"/>
              </w:rPr>
            </w:pPr>
          </w:p>
          <w:p w14:paraId="5EEC8C28">
            <w:pPr>
              <w:spacing w:line="264" w:lineRule="auto"/>
              <w:rPr>
                <w:rFonts w:ascii="Arial"/>
                <w:sz w:val="21"/>
              </w:rPr>
            </w:pPr>
          </w:p>
          <w:p w14:paraId="5EA723BF">
            <w:pPr>
              <w:pStyle w:val="7"/>
              <w:spacing w:before="77" w:line="315" w:lineRule="exact"/>
              <w:ind w:left="249"/>
            </w:pPr>
            <w:r>
              <w:rPr>
                <w:position w:val="3"/>
              </w:rPr>
              <w:t>★</w:t>
            </w:r>
          </w:p>
        </w:tc>
        <w:tc>
          <w:tcPr>
            <w:tcW w:w="635" w:type="dxa"/>
            <w:vAlign w:val="top"/>
          </w:tcPr>
          <w:p w14:paraId="269E6235">
            <w:pPr>
              <w:spacing w:line="263" w:lineRule="auto"/>
              <w:rPr>
                <w:rFonts w:ascii="Arial"/>
                <w:sz w:val="21"/>
              </w:rPr>
            </w:pPr>
          </w:p>
          <w:p w14:paraId="24AEE605">
            <w:pPr>
              <w:spacing w:line="263" w:lineRule="auto"/>
              <w:rPr>
                <w:rFonts w:ascii="Arial"/>
                <w:sz w:val="21"/>
              </w:rPr>
            </w:pPr>
          </w:p>
          <w:p w14:paraId="371F6E79">
            <w:pPr>
              <w:spacing w:line="264" w:lineRule="auto"/>
              <w:rPr>
                <w:rFonts w:ascii="Arial"/>
                <w:sz w:val="21"/>
              </w:rPr>
            </w:pPr>
          </w:p>
          <w:p w14:paraId="5732EA15">
            <w:pPr>
              <w:spacing w:line="264" w:lineRule="auto"/>
              <w:rPr>
                <w:rFonts w:ascii="Arial"/>
                <w:sz w:val="21"/>
              </w:rPr>
            </w:pPr>
          </w:p>
          <w:p w14:paraId="509591B5">
            <w:pPr>
              <w:pStyle w:val="7"/>
              <w:spacing w:before="77" w:line="315" w:lineRule="exact"/>
              <w:ind w:left="249"/>
            </w:pPr>
            <w:r>
              <w:rPr>
                <w:position w:val="3"/>
              </w:rPr>
              <w:t>★</w:t>
            </w:r>
          </w:p>
        </w:tc>
        <w:tc>
          <w:tcPr>
            <w:tcW w:w="743" w:type="dxa"/>
            <w:vAlign w:val="top"/>
          </w:tcPr>
          <w:p w14:paraId="72A238B8">
            <w:pPr>
              <w:spacing w:line="263" w:lineRule="auto"/>
              <w:rPr>
                <w:rFonts w:ascii="Arial"/>
                <w:sz w:val="21"/>
              </w:rPr>
            </w:pPr>
          </w:p>
          <w:p w14:paraId="4CCCDD4A">
            <w:pPr>
              <w:spacing w:line="263" w:lineRule="auto"/>
              <w:rPr>
                <w:rFonts w:ascii="Arial"/>
                <w:sz w:val="21"/>
              </w:rPr>
            </w:pPr>
          </w:p>
          <w:p w14:paraId="54EBE5C7">
            <w:pPr>
              <w:spacing w:line="264" w:lineRule="auto"/>
              <w:rPr>
                <w:rFonts w:ascii="Arial"/>
                <w:sz w:val="21"/>
              </w:rPr>
            </w:pPr>
          </w:p>
          <w:p w14:paraId="6FFB266A">
            <w:pPr>
              <w:spacing w:line="264" w:lineRule="auto"/>
              <w:rPr>
                <w:rFonts w:ascii="Arial"/>
                <w:sz w:val="21"/>
              </w:rPr>
            </w:pPr>
          </w:p>
          <w:p w14:paraId="133686D3">
            <w:pPr>
              <w:pStyle w:val="7"/>
              <w:spacing w:before="77" w:line="315" w:lineRule="exact"/>
              <w:ind w:left="303"/>
            </w:pPr>
            <w:r>
              <w:rPr>
                <w:position w:val="3"/>
              </w:rPr>
              <w:t>★</w:t>
            </w:r>
          </w:p>
        </w:tc>
      </w:tr>
      <w:tr w14:paraId="5CEC15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4" w:hRule="atLeast"/>
        </w:trPr>
        <w:tc>
          <w:tcPr>
            <w:tcW w:w="1146" w:type="dxa"/>
            <w:vAlign w:val="top"/>
          </w:tcPr>
          <w:p w14:paraId="7437EA95">
            <w:pPr>
              <w:spacing w:line="398" w:lineRule="auto"/>
              <w:rPr>
                <w:rFonts w:ascii="Arial"/>
                <w:sz w:val="21"/>
              </w:rPr>
            </w:pPr>
          </w:p>
          <w:p w14:paraId="088DDDC2">
            <w:pPr>
              <w:pStyle w:val="7"/>
              <w:spacing w:before="78" w:line="183" w:lineRule="auto"/>
              <w:ind w:left="213"/>
            </w:pPr>
            <w:r>
              <w:rPr>
                <w:spacing w:val="-1"/>
              </w:rPr>
              <w:t>血糖测定</w:t>
            </w:r>
          </w:p>
        </w:tc>
        <w:tc>
          <w:tcPr>
            <w:tcW w:w="2165" w:type="dxa"/>
            <w:vAlign w:val="top"/>
          </w:tcPr>
          <w:p w14:paraId="79BA3790">
            <w:pPr>
              <w:spacing w:line="365" w:lineRule="auto"/>
              <w:rPr>
                <w:rFonts w:ascii="Arial"/>
                <w:sz w:val="21"/>
              </w:rPr>
            </w:pPr>
          </w:p>
          <w:p w14:paraId="6E7EFA43">
            <w:pPr>
              <w:pStyle w:val="7"/>
              <w:spacing w:before="77" w:line="221" w:lineRule="auto"/>
              <w:ind w:left="105"/>
            </w:pPr>
            <w:r>
              <w:rPr>
                <w:spacing w:val="-1"/>
              </w:rPr>
              <w:t>空腹血糖（GLU）</w:t>
            </w:r>
          </w:p>
        </w:tc>
        <w:tc>
          <w:tcPr>
            <w:tcW w:w="4535" w:type="dxa"/>
            <w:vAlign w:val="top"/>
          </w:tcPr>
          <w:p w14:paraId="03EB0F2A">
            <w:pPr>
              <w:pStyle w:val="7"/>
              <w:spacing w:before="165" w:line="243" w:lineRule="auto"/>
              <w:ind w:left="107" w:right="104"/>
              <w:jc w:val="both"/>
            </w:pPr>
            <w:r>
              <w:rPr>
                <w:spacing w:val="-2"/>
              </w:rPr>
              <w:t>评价人体空腹状态下糖代谢是否正常</w:t>
            </w:r>
            <w:r>
              <w:rPr>
                <w:spacing w:val="-10"/>
              </w:rPr>
              <w:t xml:space="preserve"> </w:t>
            </w:r>
            <w:r>
              <w:rPr>
                <w:spacing w:val="-2"/>
              </w:rPr>
              <w:t>，评估糖尿病患者</w:t>
            </w:r>
            <w:r>
              <w:t>空腹血糖控制是否达标。空腹血糖是诊断糖代</w:t>
            </w:r>
            <w:r>
              <w:rPr>
                <w:spacing w:val="-1"/>
              </w:rPr>
              <w:t>谢紊乱的最常用和最重要指标。</w:t>
            </w:r>
          </w:p>
        </w:tc>
        <w:tc>
          <w:tcPr>
            <w:tcW w:w="634" w:type="dxa"/>
            <w:vAlign w:val="top"/>
          </w:tcPr>
          <w:p w14:paraId="0BB048D2">
            <w:pPr>
              <w:spacing w:line="365" w:lineRule="auto"/>
              <w:rPr>
                <w:rFonts w:ascii="Arial"/>
                <w:sz w:val="21"/>
              </w:rPr>
            </w:pPr>
          </w:p>
          <w:p w14:paraId="5D6676AC">
            <w:pPr>
              <w:pStyle w:val="7"/>
              <w:spacing w:before="77" w:line="315" w:lineRule="exact"/>
              <w:ind w:left="249"/>
            </w:pPr>
            <w:r>
              <w:rPr>
                <w:position w:val="3"/>
              </w:rPr>
              <w:t>★</w:t>
            </w:r>
          </w:p>
        </w:tc>
        <w:tc>
          <w:tcPr>
            <w:tcW w:w="635" w:type="dxa"/>
            <w:vAlign w:val="top"/>
          </w:tcPr>
          <w:p w14:paraId="1923D6CE">
            <w:pPr>
              <w:spacing w:line="365" w:lineRule="auto"/>
              <w:rPr>
                <w:rFonts w:ascii="Arial"/>
                <w:sz w:val="21"/>
              </w:rPr>
            </w:pPr>
          </w:p>
          <w:p w14:paraId="21D461DC">
            <w:pPr>
              <w:pStyle w:val="7"/>
              <w:spacing w:before="77" w:line="315" w:lineRule="exact"/>
              <w:ind w:left="249"/>
            </w:pPr>
            <w:r>
              <w:rPr>
                <w:position w:val="3"/>
              </w:rPr>
              <w:t>★</w:t>
            </w:r>
          </w:p>
        </w:tc>
        <w:tc>
          <w:tcPr>
            <w:tcW w:w="743" w:type="dxa"/>
            <w:vAlign w:val="top"/>
          </w:tcPr>
          <w:p w14:paraId="483F0647">
            <w:pPr>
              <w:spacing w:line="365" w:lineRule="auto"/>
              <w:rPr>
                <w:rFonts w:ascii="Arial"/>
                <w:sz w:val="21"/>
              </w:rPr>
            </w:pPr>
          </w:p>
          <w:p w14:paraId="4B9AD349">
            <w:pPr>
              <w:pStyle w:val="7"/>
              <w:spacing w:before="77" w:line="315" w:lineRule="exact"/>
              <w:ind w:left="303"/>
            </w:pPr>
            <w:r>
              <w:rPr>
                <w:position w:val="3"/>
              </w:rPr>
              <w:t>★</w:t>
            </w:r>
          </w:p>
        </w:tc>
      </w:tr>
      <w:tr w14:paraId="6B1CE7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1146" w:type="dxa"/>
            <w:vMerge w:val="restart"/>
            <w:tcBorders>
              <w:bottom w:val="nil"/>
            </w:tcBorders>
            <w:vAlign w:val="top"/>
          </w:tcPr>
          <w:p w14:paraId="7400CABA">
            <w:pPr>
              <w:pStyle w:val="7"/>
              <w:spacing w:before="252" w:line="181" w:lineRule="auto"/>
              <w:ind w:left="226"/>
            </w:pPr>
            <w:r>
              <w:rPr>
                <w:spacing w:val="-5"/>
              </w:rPr>
              <w:t>肾功三项</w:t>
            </w:r>
          </w:p>
        </w:tc>
        <w:tc>
          <w:tcPr>
            <w:tcW w:w="2165" w:type="dxa"/>
            <w:vAlign w:val="top"/>
          </w:tcPr>
          <w:p w14:paraId="65F54186">
            <w:pPr>
              <w:pStyle w:val="7"/>
              <w:spacing w:before="89" w:line="183" w:lineRule="auto"/>
              <w:ind w:left="104"/>
            </w:pPr>
            <w:r>
              <w:rPr>
                <w:spacing w:val="-1"/>
              </w:rPr>
              <w:t>尿素</w:t>
            </w:r>
          </w:p>
        </w:tc>
        <w:tc>
          <w:tcPr>
            <w:tcW w:w="4535" w:type="dxa"/>
            <w:vMerge w:val="restart"/>
            <w:tcBorders>
              <w:bottom w:val="nil"/>
            </w:tcBorders>
            <w:vAlign w:val="top"/>
          </w:tcPr>
          <w:p w14:paraId="1C6BEFBC">
            <w:pPr>
              <w:pStyle w:val="7"/>
              <w:spacing w:before="94" w:line="216" w:lineRule="auto"/>
              <w:ind w:left="107" w:right="104" w:firstLine="1"/>
            </w:pPr>
            <w:r>
              <w:rPr>
                <w:spacing w:val="-2"/>
              </w:rPr>
              <w:t>用于肾功能评价</w:t>
            </w:r>
            <w:r>
              <w:rPr>
                <w:spacing w:val="-11"/>
              </w:rPr>
              <w:t xml:space="preserve"> </w:t>
            </w:r>
            <w:r>
              <w:rPr>
                <w:spacing w:val="-2"/>
              </w:rPr>
              <w:t>，测定肾功能损害程度及估计预后；血</w:t>
            </w:r>
            <w:r>
              <w:rPr>
                <w:spacing w:val="-1"/>
              </w:rPr>
              <w:t>尿酸增高对高尿酸血症、痛风有诊断意义。</w:t>
            </w:r>
          </w:p>
        </w:tc>
        <w:tc>
          <w:tcPr>
            <w:tcW w:w="634" w:type="dxa"/>
            <w:vAlign w:val="top"/>
          </w:tcPr>
          <w:p w14:paraId="38A39FCB">
            <w:pPr>
              <w:pStyle w:val="7"/>
              <w:spacing w:before="56" w:line="209" w:lineRule="auto"/>
              <w:ind w:left="249"/>
            </w:pPr>
            <w:r>
              <w:t>★</w:t>
            </w:r>
          </w:p>
        </w:tc>
        <w:tc>
          <w:tcPr>
            <w:tcW w:w="635" w:type="dxa"/>
            <w:vAlign w:val="top"/>
          </w:tcPr>
          <w:p w14:paraId="4E64E612">
            <w:pPr>
              <w:pStyle w:val="7"/>
              <w:spacing w:before="56" w:line="209" w:lineRule="auto"/>
              <w:ind w:left="249"/>
            </w:pPr>
            <w:r>
              <w:t>★</w:t>
            </w:r>
          </w:p>
        </w:tc>
        <w:tc>
          <w:tcPr>
            <w:tcW w:w="743" w:type="dxa"/>
            <w:vAlign w:val="top"/>
          </w:tcPr>
          <w:p w14:paraId="2494D7EC">
            <w:pPr>
              <w:pStyle w:val="7"/>
              <w:spacing w:before="56" w:line="209" w:lineRule="auto"/>
              <w:ind w:left="303"/>
            </w:pPr>
            <w:r>
              <w:t>★</w:t>
            </w:r>
          </w:p>
        </w:tc>
      </w:tr>
      <w:tr w14:paraId="71E4B8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146" w:type="dxa"/>
            <w:vMerge w:val="continue"/>
            <w:tcBorders>
              <w:top w:val="nil"/>
            </w:tcBorders>
            <w:vAlign w:val="top"/>
          </w:tcPr>
          <w:p w14:paraId="7B15B6C6">
            <w:pPr>
              <w:rPr>
                <w:rFonts w:ascii="Arial"/>
                <w:sz w:val="21"/>
              </w:rPr>
            </w:pPr>
          </w:p>
        </w:tc>
        <w:tc>
          <w:tcPr>
            <w:tcW w:w="2165" w:type="dxa"/>
            <w:vAlign w:val="top"/>
          </w:tcPr>
          <w:p w14:paraId="269AB366">
            <w:pPr>
              <w:pStyle w:val="7"/>
              <w:spacing w:before="92" w:line="169" w:lineRule="auto"/>
              <w:ind w:left="105"/>
            </w:pPr>
            <w:r>
              <w:rPr>
                <w:spacing w:val="-2"/>
              </w:rPr>
              <w:t>肌酐</w:t>
            </w:r>
          </w:p>
        </w:tc>
        <w:tc>
          <w:tcPr>
            <w:tcW w:w="4535" w:type="dxa"/>
            <w:vMerge w:val="continue"/>
            <w:tcBorders>
              <w:top w:val="nil"/>
            </w:tcBorders>
            <w:vAlign w:val="top"/>
          </w:tcPr>
          <w:p w14:paraId="52683962">
            <w:pPr>
              <w:rPr>
                <w:rFonts w:ascii="Arial"/>
                <w:sz w:val="21"/>
              </w:rPr>
            </w:pPr>
          </w:p>
        </w:tc>
        <w:tc>
          <w:tcPr>
            <w:tcW w:w="634" w:type="dxa"/>
            <w:vAlign w:val="top"/>
          </w:tcPr>
          <w:p w14:paraId="59AB63F0">
            <w:pPr>
              <w:pStyle w:val="7"/>
              <w:spacing w:before="47" w:line="204" w:lineRule="auto"/>
              <w:ind w:left="249"/>
            </w:pPr>
            <w:r>
              <w:t>★</w:t>
            </w:r>
          </w:p>
        </w:tc>
        <w:tc>
          <w:tcPr>
            <w:tcW w:w="635" w:type="dxa"/>
            <w:vAlign w:val="top"/>
          </w:tcPr>
          <w:p w14:paraId="42D75FC4">
            <w:pPr>
              <w:pStyle w:val="7"/>
              <w:spacing w:before="47" w:line="204" w:lineRule="auto"/>
              <w:ind w:left="249"/>
            </w:pPr>
            <w:r>
              <w:t>★</w:t>
            </w:r>
          </w:p>
        </w:tc>
        <w:tc>
          <w:tcPr>
            <w:tcW w:w="743" w:type="dxa"/>
            <w:vAlign w:val="top"/>
          </w:tcPr>
          <w:p w14:paraId="30584983">
            <w:pPr>
              <w:pStyle w:val="7"/>
              <w:spacing w:before="47" w:line="204" w:lineRule="auto"/>
              <w:ind w:left="303"/>
            </w:pPr>
            <w:r>
              <w:t>★</w:t>
            </w:r>
          </w:p>
        </w:tc>
      </w:tr>
    </w:tbl>
    <w:p w14:paraId="30CB9954">
      <w:pPr>
        <w:spacing w:line="213" w:lineRule="exact"/>
        <w:rPr>
          <w:rFonts w:ascii="Arial"/>
          <w:sz w:val="18"/>
        </w:rPr>
      </w:pPr>
    </w:p>
    <w:p w14:paraId="315FCC60">
      <w:pPr>
        <w:spacing w:line="213" w:lineRule="exact"/>
        <w:rPr>
          <w:rFonts w:ascii="Arial" w:hAnsi="Arial" w:eastAsia="Arial" w:cs="Arial"/>
          <w:sz w:val="18"/>
          <w:szCs w:val="18"/>
        </w:rPr>
        <w:sectPr>
          <w:footerReference r:id="rId20" w:type="default"/>
          <w:pgSz w:w="11906" w:h="16839"/>
          <w:pgMar w:top="400" w:right="1021" w:bottom="1170" w:left="1021" w:header="0" w:footer="956" w:gutter="0"/>
          <w:cols w:space="720" w:num="1"/>
        </w:sectPr>
      </w:pPr>
    </w:p>
    <w:p w14:paraId="3EC3D913">
      <w:pPr>
        <w:spacing w:before="3"/>
      </w:pPr>
    </w:p>
    <w:p w14:paraId="5BD8AD50">
      <w:pPr>
        <w:spacing w:before="3"/>
      </w:pPr>
    </w:p>
    <w:p w14:paraId="27797D81">
      <w:pPr>
        <w:spacing w:before="3"/>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6"/>
        <w:gridCol w:w="2165"/>
        <w:gridCol w:w="4535"/>
        <w:gridCol w:w="634"/>
        <w:gridCol w:w="635"/>
        <w:gridCol w:w="743"/>
      </w:tblGrid>
      <w:tr w14:paraId="2823F9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146" w:type="dxa"/>
            <w:vAlign w:val="top"/>
          </w:tcPr>
          <w:p w14:paraId="56A76432">
            <w:pPr>
              <w:rPr>
                <w:rFonts w:ascii="Arial"/>
                <w:sz w:val="21"/>
              </w:rPr>
            </w:pPr>
          </w:p>
        </w:tc>
        <w:tc>
          <w:tcPr>
            <w:tcW w:w="2165" w:type="dxa"/>
            <w:vAlign w:val="top"/>
          </w:tcPr>
          <w:p w14:paraId="7C512356">
            <w:pPr>
              <w:pStyle w:val="7"/>
              <w:spacing w:before="80" w:line="179" w:lineRule="auto"/>
              <w:ind w:left="104"/>
            </w:pPr>
            <w:r>
              <w:rPr>
                <w:spacing w:val="-1"/>
              </w:rPr>
              <w:t>尿酸</w:t>
            </w:r>
          </w:p>
        </w:tc>
        <w:tc>
          <w:tcPr>
            <w:tcW w:w="4535" w:type="dxa"/>
            <w:vAlign w:val="top"/>
          </w:tcPr>
          <w:p w14:paraId="3ABEF043">
            <w:pPr>
              <w:rPr>
                <w:rFonts w:ascii="Arial"/>
                <w:sz w:val="21"/>
              </w:rPr>
            </w:pPr>
          </w:p>
        </w:tc>
        <w:tc>
          <w:tcPr>
            <w:tcW w:w="634" w:type="dxa"/>
            <w:vAlign w:val="top"/>
          </w:tcPr>
          <w:p w14:paraId="4F7963C7">
            <w:pPr>
              <w:pStyle w:val="7"/>
              <w:spacing w:before="45" w:line="206" w:lineRule="auto"/>
              <w:ind w:left="249"/>
            </w:pPr>
            <w:r>
              <w:t>★</w:t>
            </w:r>
          </w:p>
        </w:tc>
        <w:tc>
          <w:tcPr>
            <w:tcW w:w="635" w:type="dxa"/>
            <w:vAlign w:val="top"/>
          </w:tcPr>
          <w:p w14:paraId="013DEAC5">
            <w:pPr>
              <w:pStyle w:val="7"/>
              <w:spacing w:before="45" w:line="206" w:lineRule="auto"/>
              <w:ind w:left="249"/>
            </w:pPr>
            <w:r>
              <w:t>★</w:t>
            </w:r>
          </w:p>
        </w:tc>
        <w:tc>
          <w:tcPr>
            <w:tcW w:w="743" w:type="dxa"/>
            <w:vAlign w:val="top"/>
          </w:tcPr>
          <w:p w14:paraId="2FFDF125">
            <w:pPr>
              <w:pStyle w:val="7"/>
              <w:spacing w:before="45" w:line="206" w:lineRule="auto"/>
              <w:ind w:left="303"/>
            </w:pPr>
            <w:r>
              <w:t>★</w:t>
            </w:r>
          </w:p>
        </w:tc>
      </w:tr>
      <w:tr w14:paraId="74B156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1146" w:type="dxa"/>
            <w:vMerge w:val="restart"/>
            <w:tcBorders>
              <w:bottom w:val="nil"/>
            </w:tcBorders>
            <w:vAlign w:val="top"/>
          </w:tcPr>
          <w:p w14:paraId="2819C345">
            <w:pPr>
              <w:spacing w:line="253" w:lineRule="auto"/>
              <w:rPr>
                <w:rFonts w:ascii="Arial"/>
                <w:sz w:val="21"/>
              </w:rPr>
            </w:pPr>
          </w:p>
          <w:p w14:paraId="4F7B06D8">
            <w:pPr>
              <w:spacing w:line="253" w:lineRule="auto"/>
              <w:rPr>
                <w:rFonts w:ascii="Arial"/>
                <w:sz w:val="21"/>
              </w:rPr>
            </w:pPr>
          </w:p>
          <w:p w14:paraId="550BDDFF">
            <w:pPr>
              <w:spacing w:line="253" w:lineRule="auto"/>
              <w:rPr>
                <w:rFonts w:ascii="Arial"/>
                <w:sz w:val="21"/>
              </w:rPr>
            </w:pPr>
          </w:p>
          <w:p w14:paraId="45CABD5F">
            <w:pPr>
              <w:spacing w:line="254" w:lineRule="auto"/>
              <w:rPr>
                <w:rFonts w:ascii="Arial"/>
                <w:sz w:val="21"/>
              </w:rPr>
            </w:pPr>
          </w:p>
          <w:p w14:paraId="1BA3C9F8">
            <w:pPr>
              <w:spacing w:line="254" w:lineRule="auto"/>
              <w:rPr>
                <w:rFonts w:ascii="Arial"/>
                <w:sz w:val="21"/>
              </w:rPr>
            </w:pPr>
          </w:p>
          <w:p w14:paraId="1985F085">
            <w:pPr>
              <w:spacing w:line="254" w:lineRule="auto"/>
              <w:rPr>
                <w:rFonts w:ascii="Arial"/>
                <w:sz w:val="21"/>
              </w:rPr>
            </w:pPr>
          </w:p>
          <w:p w14:paraId="2F78EDF4">
            <w:pPr>
              <w:spacing w:line="254" w:lineRule="auto"/>
              <w:rPr>
                <w:rFonts w:ascii="Arial"/>
                <w:sz w:val="21"/>
              </w:rPr>
            </w:pPr>
          </w:p>
          <w:p w14:paraId="6DB64EE6">
            <w:pPr>
              <w:pStyle w:val="7"/>
              <w:spacing w:before="77" w:line="181" w:lineRule="auto"/>
              <w:ind w:left="123"/>
            </w:pPr>
            <w:r>
              <w:rPr>
                <w:spacing w:val="-1"/>
              </w:rPr>
              <w:t>肝功十一项</w:t>
            </w:r>
          </w:p>
        </w:tc>
        <w:tc>
          <w:tcPr>
            <w:tcW w:w="2165" w:type="dxa"/>
            <w:vAlign w:val="top"/>
          </w:tcPr>
          <w:p w14:paraId="7689F757">
            <w:pPr>
              <w:pStyle w:val="7"/>
              <w:spacing w:before="250" w:line="183" w:lineRule="auto"/>
              <w:ind w:left="107"/>
            </w:pPr>
            <w:r>
              <w:rPr>
                <w:spacing w:val="-1"/>
              </w:rPr>
              <w:t>丙氨酸氨基转移酶</w:t>
            </w:r>
          </w:p>
        </w:tc>
        <w:tc>
          <w:tcPr>
            <w:tcW w:w="4535" w:type="dxa"/>
            <w:vMerge w:val="restart"/>
            <w:tcBorders>
              <w:bottom w:val="nil"/>
            </w:tcBorders>
            <w:vAlign w:val="top"/>
          </w:tcPr>
          <w:p w14:paraId="078297B1">
            <w:pPr>
              <w:spacing w:line="253" w:lineRule="auto"/>
              <w:rPr>
                <w:rFonts w:ascii="Arial"/>
                <w:sz w:val="21"/>
              </w:rPr>
            </w:pPr>
          </w:p>
          <w:p w14:paraId="5D45F563">
            <w:pPr>
              <w:spacing w:line="253" w:lineRule="auto"/>
              <w:rPr>
                <w:rFonts w:ascii="Arial"/>
                <w:sz w:val="21"/>
              </w:rPr>
            </w:pPr>
          </w:p>
          <w:p w14:paraId="0378BC19">
            <w:pPr>
              <w:spacing w:line="253" w:lineRule="auto"/>
              <w:rPr>
                <w:rFonts w:ascii="Arial"/>
                <w:sz w:val="21"/>
              </w:rPr>
            </w:pPr>
          </w:p>
          <w:p w14:paraId="1B8FD7A2">
            <w:pPr>
              <w:spacing w:line="253" w:lineRule="auto"/>
              <w:rPr>
                <w:rFonts w:ascii="Arial"/>
                <w:sz w:val="21"/>
              </w:rPr>
            </w:pPr>
          </w:p>
          <w:p w14:paraId="796408F4">
            <w:pPr>
              <w:spacing w:line="253" w:lineRule="auto"/>
              <w:rPr>
                <w:rFonts w:ascii="Arial"/>
                <w:sz w:val="21"/>
              </w:rPr>
            </w:pPr>
          </w:p>
          <w:p w14:paraId="665928AA">
            <w:pPr>
              <w:spacing w:line="253" w:lineRule="auto"/>
              <w:rPr>
                <w:rFonts w:ascii="Arial"/>
                <w:sz w:val="21"/>
              </w:rPr>
            </w:pPr>
          </w:p>
          <w:p w14:paraId="1BFD2F0D">
            <w:pPr>
              <w:spacing w:line="253" w:lineRule="auto"/>
              <w:rPr>
                <w:rFonts w:ascii="Arial"/>
                <w:sz w:val="21"/>
              </w:rPr>
            </w:pPr>
          </w:p>
          <w:p w14:paraId="53C07EE8">
            <w:pPr>
              <w:pStyle w:val="7"/>
              <w:spacing w:before="77" w:line="184" w:lineRule="auto"/>
              <w:ind w:left="107"/>
            </w:pPr>
            <w:r>
              <w:rPr>
                <w:spacing w:val="-2"/>
              </w:rPr>
              <w:t>初步了解肝脏功能状况</w:t>
            </w:r>
            <w:r>
              <w:rPr>
                <w:spacing w:val="-9"/>
              </w:rPr>
              <w:t xml:space="preserve"> </w:t>
            </w:r>
            <w:r>
              <w:rPr>
                <w:spacing w:val="-2"/>
              </w:rPr>
              <w:t>，是否有肝功能减退、异常等。</w:t>
            </w:r>
          </w:p>
        </w:tc>
        <w:tc>
          <w:tcPr>
            <w:tcW w:w="634" w:type="dxa"/>
            <w:vAlign w:val="top"/>
          </w:tcPr>
          <w:p w14:paraId="59872BE3">
            <w:pPr>
              <w:pStyle w:val="7"/>
              <w:spacing w:before="216" w:line="315" w:lineRule="exact"/>
              <w:ind w:left="249"/>
            </w:pPr>
            <w:r>
              <w:rPr>
                <w:position w:val="3"/>
              </w:rPr>
              <w:t>★</w:t>
            </w:r>
          </w:p>
        </w:tc>
        <w:tc>
          <w:tcPr>
            <w:tcW w:w="635" w:type="dxa"/>
            <w:vAlign w:val="top"/>
          </w:tcPr>
          <w:p w14:paraId="570D2F26">
            <w:pPr>
              <w:pStyle w:val="7"/>
              <w:spacing w:before="216" w:line="315" w:lineRule="exact"/>
              <w:ind w:left="249"/>
            </w:pPr>
            <w:r>
              <w:rPr>
                <w:position w:val="3"/>
              </w:rPr>
              <w:t>★</w:t>
            </w:r>
          </w:p>
        </w:tc>
        <w:tc>
          <w:tcPr>
            <w:tcW w:w="743" w:type="dxa"/>
            <w:vAlign w:val="top"/>
          </w:tcPr>
          <w:p w14:paraId="2A087E9F">
            <w:pPr>
              <w:pStyle w:val="7"/>
              <w:spacing w:before="216" w:line="315" w:lineRule="exact"/>
              <w:ind w:left="303"/>
            </w:pPr>
            <w:r>
              <w:rPr>
                <w:position w:val="3"/>
              </w:rPr>
              <w:t>★</w:t>
            </w:r>
          </w:p>
        </w:tc>
      </w:tr>
      <w:tr w14:paraId="0A6842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bottom w:val="nil"/>
            </w:tcBorders>
            <w:vAlign w:val="top"/>
          </w:tcPr>
          <w:p w14:paraId="68AF288F">
            <w:pPr>
              <w:rPr>
                <w:rFonts w:ascii="Arial"/>
                <w:sz w:val="21"/>
              </w:rPr>
            </w:pPr>
          </w:p>
        </w:tc>
        <w:tc>
          <w:tcPr>
            <w:tcW w:w="2165" w:type="dxa"/>
            <w:vAlign w:val="top"/>
          </w:tcPr>
          <w:p w14:paraId="349F3F90">
            <w:pPr>
              <w:pStyle w:val="7"/>
              <w:spacing w:before="77" w:line="178" w:lineRule="auto"/>
              <w:ind w:left="105"/>
            </w:pPr>
            <w:r>
              <w:rPr>
                <w:spacing w:val="-1"/>
              </w:rPr>
              <w:t>天门冬氨酸氨基转移酶</w:t>
            </w:r>
          </w:p>
        </w:tc>
        <w:tc>
          <w:tcPr>
            <w:tcW w:w="4535" w:type="dxa"/>
            <w:vMerge w:val="continue"/>
            <w:tcBorders>
              <w:top w:val="nil"/>
              <w:bottom w:val="nil"/>
            </w:tcBorders>
            <w:vAlign w:val="top"/>
          </w:tcPr>
          <w:p w14:paraId="3C1D974A">
            <w:pPr>
              <w:rPr>
                <w:rFonts w:ascii="Arial"/>
                <w:sz w:val="21"/>
              </w:rPr>
            </w:pPr>
          </w:p>
        </w:tc>
        <w:tc>
          <w:tcPr>
            <w:tcW w:w="634" w:type="dxa"/>
            <w:vAlign w:val="top"/>
          </w:tcPr>
          <w:p w14:paraId="1F730BF5">
            <w:pPr>
              <w:pStyle w:val="7"/>
              <w:spacing w:before="44" w:line="204" w:lineRule="auto"/>
              <w:ind w:left="249"/>
            </w:pPr>
            <w:r>
              <w:t>★</w:t>
            </w:r>
          </w:p>
        </w:tc>
        <w:tc>
          <w:tcPr>
            <w:tcW w:w="635" w:type="dxa"/>
            <w:vAlign w:val="top"/>
          </w:tcPr>
          <w:p w14:paraId="5A97AF2E">
            <w:pPr>
              <w:pStyle w:val="7"/>
              <w:spacing w:before="44" w:line="204" w:lineRule="auto"/>
              <w:ind w:left="249"/>
            </w:pPr>
            <w:r>
              <w:t>★</w:t>
            </w:r>
          </w:p>
        </w:tc>
        <w:tc>
          <w:tcPr>
            <w:tcW w:w="743" w:type="dxa"/>
            <w:vAlign w:val="top"/>
          </w:tcPr>
          <w:p w14:paraId="2878A688">
            <w:pPr>
              <w:pStyle w:val="7"/>
              <w:spacing w:before="44" w:line="204" w:lineRule="auto"/>
              <w:ind w:left="303"/>
            </w:pPr>
            <w:r>
              <w:t>★</w:t>
            </w:r>
          </w:p>
        </w:tc>
      </w:tr>
      <w:tr w14:paraId="60B756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bottom w:val="nil"/>
            </w:tcBorders>
            <w:vAlign w:val="top"/>
          </w:tcPr>
          <w:p w14:paraId="564360B8">
            <w:pPr>
              <w:rPr>
                <w:rFonts w:ascii="Arial"/>
                <w:sz w:val="21"/>
              </w:rPr>
            </w:pPr>
          </w:p>
        </w:tc>
        <w:tc>
          <w:tcPr>
            <w:tcW w:w="2165" w:type="dxa"/>
            <w:vAlign w:val="top"/>
          </w:tcPr>
          <w:p w14:paraId="69C34FBA">
            <w:pPr>
              <w:pStyle w:val="7"/>
              <w:spacing w:before="77" w:line="178" w:lineRule="auto"/>
              <w:ind w:left="102"/>
            </w:pPr>
            <w:r>
              <w:t>γ-谷氨酰转移酶</w:t>
            </w:r>
          </w:p>
        </w:tc>
        <w:tc>
          <w:tcPr>
            <w:tcW w:w="4535" w:type="dxa"/>
            <w:vMerge w:val="continue"/>
            <w:tcBorders>
              <w:top w:val="nil"/>
              <w:bottom w:val="nil"/>
            </w:tcBorders>
            <w:vAlign w:val="top"/>
          </w:tcPr>
          <w:p w14:paraId="2AB1ED5D">
            <w:pPr>
              <w:rPr>
                <w:rFonts w:ascii="Arial"/>
                <w:sz w:val="21"/>
              </w:rPr>
            </w:pPr>
          </w:p>
        </w:tc>
        <w:tc>
          <w:tcPr>
            <w:tcW w:w="634" w:type="dxa"/>
            <w:vAlign w:val="top"/>
          </w:tcPr>
          <w:p w14:paraId="772BA16C">
            <w:pPr>
              <w:pStyle w:val="7"/>
              <w:spacing w:before="44" w:line="204" w:lineRule="auto"/>
              <w:ind w:left="249"/>
            </w:pPr>
            <w:r>
              <w:t>★</w:t>
            </w:r>
          </w:p>
        </w:tc>
        <w:tc>
          <w:tcPr>
            <w:tcW w:w="635" w:type="dxa"/>
            <w:vAlign w:val="top"/>
          </w:tcPr>
          <w:p w14:paraId="3D37DF36">
            <w:pPr>
              <w:pStyle w:val="7"/>
              <w:spacing w:before="44" w:line="204" w:lineRule="auto"/>
              <w:ind w:left="249"/>
            </w:pPr>
            <w:r>
              <w:t>★</w:t>
            </w:r>
          </w:p>
        </w:tc>
        <w:tc>
          <w:tcPr>
            <w:tcW w:w="743" w:type="dxa"/>
            <w:vAlign w:val="top"/>
          </w:tcPr>
          <w:p w14:paraId="1A651F5A">
            <w:pPr>
              <w:pStyle w:val="7"/>
              <w:spacing w:before="44" w:line="204" w:lineRule="auto"/>
              <w:ind w:left="303"/>
            </w:pPr>
            <w:r>
              <w:t>★</w:t>
            </w:r>
          </w:p>
        </w:tc>
      </w:tr>
      <w:tr w14:paraId="062FDA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bottom w:val="nil"/>
            </w:tcBorders>
            <w:vAlign w:val="top"/>
          </w:tcPr>
          <w:p w14:paraId="234775BA">
            <w:pPr>
              <w:rPr>
                <w:rFonts w:ascii="Arial"/>
                <w:sz w:val="21"/>
              </w:rPr>
            </w:pPr>
          </w:p>
        </w:tc>
        <w:tc>
          <w:tcPr>
            <w:tcW w:w="2165" w:type="dxa"/>
            <w:vAlign w:val="top"/>
          </w:tcPr>
          <w:p w14:paraId="40D8E300">
            <w:pPr>
              <w:pStyle w:val="7"/>
              <w:spacing w:before="77" w:line="178" w:lineRule="auto"/>
              <w:ind w:left="104"/>
            </w:pPr>
            <w:r>
              <w:rPr>
                <w:spacing w:val="-1"/>
              </w:rPr>
              <w:t>碱性磷酸酶</w:t>
            </w:r>
          </w:p>
        </w:tc>
        <w:tc>
          <w:tcPr>
            <w:tcW w:w="4535" w:type="dxa"/>
            <w:vMerge w:val="continue"/>
            <w:tcBorders>
              <w:top w:val="nil"/>
              <w:bottom w:val="nil"/>
            </w:tcBorders>
            <w:vAlign w:val="top"/>
          </w:tcPr>
          <w:p w14:paraId="0EFA1C18">
            <w:pPr>
              <w:rPr>
                <w:rFonts w:ascii="Arial"/>
                <w:sz w:val="21"/>
              </w:rPr>
            </w:pPr>
          </w:p>
        </w:tc>
        <w:tc>
          <w:tcPr>
            <w:tcW w:w="634" w:type="dxa"/>
            <w:vAlign w:val="top"/>
          </w:tcPr>
          <w:p w14:paraId="68DF39E1">
            <w:pPr>
              <w:pStyle w:val="7"/>
              <w:spacing w:before="43" w:line="205" w:lineRule="auto"/>
              <w:ind w:left="249"/>
            </w:pPr>
            <w:r>
              <w:t>★</w:t>
            </w:r>
          </w:p>
        </w:tc>
        <w:tc>
          <w:tcPr>
            <w:tcW w:w="635" w:type="dxa"/>
            <w:vAlign w:val="top"/>
          </w:tcPr>
          <w:p w14:paraId="0221D721">
            <w:pPr>
              <w:pStyle w:val="7"/>
              <w:spacing w:before="43" w:line="205" w:lineRule="auto"/>
              <w:ind w:left="249"/>
            </w:pPr>
            <w:r>
              <w:t>★</w:t>
            </w:r>
          </w:p>
        </w:tc>
        <w:tc>
          <w:tcPr>
            <w:tcW w:w="743" w:type="dxa"/>
            <w:vAlign w:val="top"/>
          </w:tcPr>
          <w:p w14:paraId="17D8D77C">
            <w:pPr>
              <w:pStyle w:val="7"/>
              <w:spacing w:before="43" w:line="205" w:lineRule="auto"/>
              <w:ind w:left="303"/>
            </w:pPr>
            <w:r>
              <w:t>★</w:t>
            </w:r>
          </w:p>
        </w:tc>
      </w:tr>
      <w:tr w14:paraId="03BCEF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bottom w:val="nil"/>
            </w:tcBorders>
            <w:vAlign w:val="top"/>
          </w:tcPr>
          <w:p w14:paraId="674F31B9">
            <w:pPr>
              <w:rPr>
                <w:rFonts w:ascii="Arial"/>
                <w:sz w:val="21"/>
              </w:rPr>
            </w:pPr>
          </w:p>
        </w:tc>
        <w:tc>
          <w:tcPr>
            <w:tcW w:w="2165" w:type="dxa"/>
            <w:vAlign w:val="top"/>
          </w:tcPr>
          <w:p w14:paraId="3E1427DC">
            <w:pPr>
              <w:pStyle w:val="7"/>
              <w:spacing w:before="76" w:line="179" w:lineRule="auto"/>
              <w:ind w:left="105"/>
            </w:pPr>
            <w:r>
              <w:rPr>
                <w:spacing w:val="-1"/>
              </w:rPr>
              <w:t>总胆红素</w:t>
            </w:r>
          </w:p>
        </w:tc>
        <w:tc>
          <w:tcPr>
            <w:tcW w:w="4535" w:type="dxa"/>
            <w:vMerge w:val="continue"/>
            <w:tcBorders>
              <w:top w:val="nil"/>
              <w:bottom w:val="nil"/>
            </w:tcBorders>
            <w:vAlign w:val="top"/>
          </w:tcPr>
          <w:p w14:paraId="55790A4E">
            <w:pPr>
              <w:rPr>
                <w:rFonts w:ascii="Arial"/>
                <w:sz w:val="21"/>
              </w:rPr>
            </w:pPr>
          </w:p>
        </w:tc>
        <w:tc>
          <w:tcPr>
            <w:tcW w:w="634" w:type="dxa"/>
            <w:vAlign w:val="top"/>
          </w:tcPr>
          <w:p w14:paraId="6D1BD554">
            <w:pPr>
              <w:pStyle w:val="7"/>
              <w:spacing w:before="43" w:line="205" w:lineRule="auto"/>
              <w:ind w:left="249"/>
            </w:pPr>
            <w:r>
              <w:t>★</w:t>
            </w:r>
          </w:p>
        </w:tc>
        <w:tc>
          <w:tcPr>
            <w:tcW w:w="635" w:type="dxa"/>
            <w:vAlign w:val="top"/>
          </w:tcPr>
          <w:p w14:paraId="797CFFFD">
            <w:pPr>
              <w:pStyle w:val="7"/>
              <w:spacing w:before="43" w:line="205" w:lineRule="auto"/>
              <w:ind w:left="249"/>
            </w:pPr>
            <w:r>
              <w:t>★</w:t>
            </w:r>
          </w:p>
        </w:tc>
        <w:tc>
          <w:tcPr>
            <w:tcW w:w="743" w:type="dxa"/>
            <w:vAlign w:val="top"/>
          </w:tcPr>
          <w:p w14:paraId="5AB88D9A">
            <w:pPr>
              <w:pStyle w:val="7"/>
              <w:spacing w:before="43" w:line="205" w:lineRule="auto"/>
              <w:ind w:left="303"/>
            </w:pPr>
            <w:r>
              <w:t>★</w:t>
            </w:r>
          </w:p>
        </w:tc>
      </w:tr>
      <w:tr w14:paraId="10D5FF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bottom w:val="nil"/>
            </w:tcBorders>
            <w:vAlign w:val="top"/>
          </w:tcPr>
          <w:p w14:paraId="188B9661">
            <w:pPr>
              <w:rPr>
                <w:rFonts w:ascii="Arial"/>
                <w:sz w:val="21"/>
              </w:rPr>
            </w:pPr>
          </w:p>
        </w:tc>
        <w:tc>
          <w:tcPr>
            <w:tcW w:w="2165" w:type="dxa"/>
            <w:vAlign w:val="top"/>
          </w:tcPr>
          <w:p w14:paraId="3ABFA2D1">
            <w:pPr>
              <w:pStyle w:val="7"/>
              <w:spacing w:before="76" w:line="179" w:lineRule="auto"/>
              <w:ind w:left="106"/>
            </w:pPr>
            <w:r>
              <w:rPr>
                <w:spacing w:val="-1"/>
              </w:rPr>
              <w:t>直接胆红素</w:t>
            </w:r>
          </w:p>
        </w:tc>
        <w:tc>
          <w:tcPr>
            <w:tcW w:w="4535" w:type="dxa"/>
            <w:vMerge w:val="continue"/>
            <w:tcBorders>
              <w:top w:val="nil"/>
              <w:bottom w:val="nil"/>
            </w:tcBorders>
            <w:vAlign w:val="top"/>
          </w:tcPr>
          <w:p w14:paraId="78C4E3A3">
            <w:pPr>
              <w:rPr>
                <w:rFonts w:ascii="Arial"/>
                <w:sz w:val="21"/>
              </w:rPr>
            </w:pPr>
          </w:p>
        </w:tc>
        <w:tc>
          <w:tcPr>
            <w:tcW w:w="634" w:type="dxa"/>
            <w:vAlign w:val="top"/>
          </w:tcPr>
          <w:p w14:paraId="745963B1">
            <w:pPr>
              <w:pStyle w:val="7"/>
              <w:spacing w:before="43" w:line="205" w:lineRule="auto"/>
              <w:ind w:left="249"/>
            </w:pPr>
            <w:r>
              <w:t>★</w:t>
            </w:r>
          </w:p>
        </w:tc>
        <w:tc>
          <w:tcPr>
            <w:tcW w:w="635" w:type="dxa"/>
            <w:vAlign w:val="top"/>
          </w:tcPr>
          <w:p w14:paraId="063FCA3F">
            <w:pPr>
              <w:pStyle w:val="7"/>
              <w:spacing w:before="43" w:line="205" w:lineRule="auto"/>
              <w:ind w:left="249"/>
            </w:pPr>
            <w:r>
              <w:t>★</w:t>
            </w:r>
          </w:p>
        </w:tc>
        <w:tc>
          <w:tcPr>
            <w:tcW w:w="743" w:type="dxa"/>
            <w:vAlign w:val="top"/>
          </w:tcPr>
          <w:p w14:paraId="2F941ABE">
            <w:pPr>
              <w:pStyle w:val="7"/>
              <w:spacing w:before="43" w:line="205" w:lineRule="auto"/>
              <w:ind w:left="303"/>
            </w:pPr>
            <w:r>
              <w:t>★</w:t>
            </w:r>
          </w:p>
        </w:tc>
      </w:tr>
      <w:tr w14:paraId="3D08F3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bottom w:val="nil"/>
            </w:tcBorders>
            <w:vAlign w:val="top"/>
          </w:tcPr>
          <w:p w14:paraId="0031CD64">
            <w:pPr>
              <w:rPr>
                <w:rFonts w:ascii="Arial"/>
                <w:sz w:val="21"/>
              </w:rPr>
            </w:pPr>
          </w:p>
        </w:tc>
        <w:tc>
          <w:tcPr>
            <w:tcW w:w="2165" w:type="dxa"/>
            <w:vAlign w:val="top"/>
          </w:tcPr>
          <w:p w14:paraId="7899770A">
            <w:pPr>
              <w:pStyle w:val="7"/>
              <w:spacing w:before="76" w:line="179" w:lineRule="auto"/>
              <w:ind w:left="114"/>
            </w:pPr>
            <w:r>
              <w:rPr>
                <w:spacing w:val="-3"/>
              </w:rPr>
              <w:t>间接胆红素</w:t>
            </w:r>
          </w:p>
        </w:tc>
        <w:tc>
          <w:tcPr>
            <w:tcW w:w="4535" w:type="dxa"/>
            <w:vMerge w:val="continue"/>
            <w:tcBorders>
              <w:top w:val="nil"/>
              <w:bottom w:val="nil"/>
            </w:tcBorders>
            <w:vAlign w:val="top"/>
          </w:tcPr>
          <w:p w14:paraId="3A241B42">
            <w:pPr>
              <w:rPr>
                <w:rFonts w:ascii="Arial"/>
                <w:sz w:val="21"/>
              </w:rPr>
            </w:pPr>
          </w:p>
        </w:tc>
        <w:tc>
          <w:tcPr>
            <w:tcW w:w="634" w:type="dxa"/>
            <w:vAlign w:val="top"/>
          </w:tcPr>
          <w:p w14:paraId="6994CE0B">
            <w:pPr>
              <w:pStyle w:val="7"/>
              <w:spacing w:before="41" w:line="206" w:lineRule="auto"/>
              <w:ind w:left="249"/>
            </w:pPr>
            <w:r>
              <w:t>★</w:t>
            </w:r>
          </w:p>
        </w:tc>
        <w:tc>
          <w:tcPr>
            <w:tcW w:w="635" w:type="dxa"/>
            <w:vAlign w:val="top"/>
          </w:tcPr>
          <w:p w14:paraId="6F4D1D8D">
            <w:pPr>
              <w:pStyle w:val="7"/>
              <w:spacing w:before="41" w:line="206" w:lineRule="auto"/>
              <w:ind w:left="249"/>
            </w:pPr>
            <w:r>
              <w:t>★</w:t>
            </w:r>
          </w:p>
        </w:tc>
        <w:tc>
          <w:tcPr>
            <w:tcW w:w="743" w:type="dxa"/>
            <w:vAlign w:val="top"/>
          </w:tcPr>
          <w:p w14:paraId="18238019">
            <w:pPr>
              <w:pStyle w:val="7"/>
              <w:spacing w:before="41" w:line="206" w:lineRule="auto"/>
              <w:ind w:left="303"/>
            </w:pPr>
            <w:r>
              <w:t>★</w:t>
            </w:r>
          </w:p>
        </w:tc>
      </w:tr>
      <w:tr w14:paraId="024538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bottom w:val="nil"/>
            </w:tcBorders>
            <w:vAlign w:val="top"/>
          </w:tcPr>
          <w:p w14:paraId="1ADD9CAE">
            <w:pPr>
              <w:rPr>
                <w:rFonts w:ascii="Arial"/>
                <w:sz w:val="21"/>
              </w:rPr>
            </w:pPr>
          </w:p>
        </w:tc>
        <w:tc>
          <w:tcPr>
            <w:tcW w:w="2165" w:type="dxa"/>
            <w:vAlign w:val="top"/>
          </w:tcPr>
          <w:p w14:paraId="0E045D68">
            <w:pPr>
              <w:pStyle w:val="7"/>
              <w:spacing w:before="77" w:line="178" w:lineRule="auto"/>
              <w:ind w:left="105"/>
            </w:pPr>
            <w:r>
              <w:rPr>
                <w:spacing w:val="-1"/>
              </w:rPr>
              <w:t>总蛋白</w:t>
            </w:r>
          </w:p>
        </w:tc>
        <w:tc>
          <w:tcPr>
            <w:tcW w:w="4535" w:type="dxa"/>
            <w:vMerge w:val="continue"/>
            <w:tcBorders>
              <w:top w:val="nil"/>
              <w:bottom w:val="nil"/>
            </w:tcBorders>
            <w:vAlign w:val="top"/>
          </w:tcPr>
          <w:p w14:paraId="7B922C2F">
            <w:pPr>
              <w:rPr>
                <w:rFonts w:ascii="Arial"/>
                <w:sz w:val="21"/>
              </w:rPr>
            </w:pPr>
          </w:p>
        </w:tc>
        <w:tc>
          <w:tcPr>
            <w:tcW w:w="634" w:type="dxa"/>
            <w:vAlign w:val="top"/>
          </w:tcPr>
          <w:p w14:paraId="0837A522">
            <w:pPr>
              <w:pStyle w:val="7"/>
              <w:spacing w:before="44" w:line="204" w:lineRule="auto"/>
              <w:ind w:left="249"/>
            </w:pPr>
            <w:r>
              <w:t>★</w:t>
            </w:r>
          </w:p>
        </w:tc>
        <w:tc>
          <w:tcPr>
            <w:tcW w:w="635" w:type="dxa"/>
            <w:vAlign w:val="top"/>
          </w:tcPr>
          <w:p w14:paraId="1FA1AB75">
            <w:pPr>
              <w:pStyle w:val="7"/>
              <w:spacing w:before="44" w:line="204" w:lineRule="auto"/>
              <w:ind w:left="249"/>
            </w:pPr>
            <w:r>
              <w:t>★</w:t>
            </w:r>
          </w:p>
        </w:tc>
        <w:tc>
          <w:tcPr>
            <w:tcW w:w="743" w:type="dxa"/>
            <w:vAlign w:val="top"/>
          </w:tcPr>
          <w:p w14:paraId="1C8248FD">
            <w:pPr>
              <w:pStyle w:val="7"/>
              <w:spacing w:before="44" w:line="204" w:lineRule="auto"/>
              <w:ind w:left="303"/>
            </w:pPr>
            <w:r>
              <w:t>★</w:t>
            </w:r>
          </w:p>
        </w:tc>
      </w:tr>
      <w:tr w14:paraId="431FBB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bottom w:val="nil"/>
            </w:tcBorders>
            <w:vAlign w:val="top"/>
          </w:tcPr>
          <w:p w14:paraId="1BEF9F26">
            <w:pPr>
              <w:rPr>
                <w:rFonts w:ascii="Arial"/>
                <w:sz w:val="21"/>
              </w:rPr>
            </w:pPr>
          </w:p>
        </w:tc>
        <w:tc>
          <w:tcPr>
            <w:tcW w:w="2165" w:type="dxa"/>
            <w:vAlign w:val="top"/>
          </w:tcPr>
          <w:p w14:paraId="7194FF1B">
            <w:pPr>
              <w:pStyle w:val="7"/>
              <w:spacing w:before="76" w:line="179" w:lineRule="auto"/>
              <w:ind w:left="120"/>
            </w:pPr>
            <w:r>
              <w:rPr>
                <w:spacing w:val="-7"/>
              </w:rPr>
              <w:t>白蛋白</w:t>
            </w:r>
          </w:p>
        </w:tc>
        <w:tc>
          <w:tcPr>
            <w:tcW w:w="4535" w:type="dxa"/>
            <w:vMerge w:val="continue"/>
            <w:tcBorders>
              <w:top w:val="nil"/>
              <w:bottom w:val="nil"/>
            </w:tcBorders>
            <w:vAlign w:val="top"/>
          </w:tcPr>
          <w:p w14:paraId="3B2AFB52">
            <w:pPr>
              <w:rPr>
                <w:rFonts w:ascii="Arial"/>
                <w:sz w:val="21"/>
              </w:rPr>
            </w:pPr>
          </w:p>
        </w:tc>
        <w:tc>
          <w:tcPr>
            <w:tcW w:w="634" w:type="dxa"/>
            <w:vAlign w:val="top"/>
          </w:tcPr>
          <w:p w14:paraId="114CDFB5">
            <w:pPr>
              <w:pStyle w:val="7"/>
              <w:spacing w:before="44" w:line="204" w:lineRule="auto"/>
              <w:ind w:left="249"/>
            </w:pPr>
            <w:r>
              <w:t>★</w:t>
            </w:r>
          </w:p>
        </w:tc>
        <w:tc>
          <w:tcPr>
            <w:tcW w:w="635" w:type="dxa"/>
            <w:vAlign w:val="top"/>
          </w:tcPr>
          <w:p w14:paraId="09E8BBF0">
            <w:pPr>
              <w:pStyle w:val="7"/>
              <w:spacing w:before="44" w:line="204" w:lineRule="auto"/>
              <w:ind w:left="249"/>
            </w:pPr>
            <w:r>
              <w:t>★</w:t>
            </w:r>
          </w:p>
        </w:tc>
        <w:tc>
          <w:tcPr>
            <w:tcW w:w="743" w:type="dxa"/>
            <w:vAlign w:val="top"/>
          </w:tcPr>
          <w:p w14:paraId="652CAB59">
            <w:pPr>
              <w:pStyle w:val="7"/>
              <w:spacing w:before="44" w:line="204" w:lineRule="auto"/>
              <w:ind w:left="303"/>
            </w:pPr>
            <w:r>
              <w:t>★</w:t>
            </w:r>
          </w:p>
        </w:tc>
      </w:tr>
      <w:tr w14:paraId="01DF0A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bottom w:val="nil"/>
            </w:tcBorders>
            <w:vAlign w:val="top"/>
          </w:tcPr>
          <w:p w14:paraId="4A4B842B">
            <w:pPr>
              <w:rPr>
                <w:rFonts w:ascii="Arial"/>
                <w:sz w:val="21"/>
              </w:rPr>
            </w:pPr>
          </w:p>
        </w:tc>
        <w:tc>
          <w:tcPr>
            <w:tcW w:w="2165" w:type="dxa"/>
            <w:vAlign w:val="top"/>
          </w:tcPr>
          <w:p w14:paraId="6E1EADA7">
            <w:pPr>
              <w:pStyle w:val="7"/>
              <w:spacing w:before="76" w:line="179" w:lineRule="auto"/>
              <w:ind w:left="105"/>
            </w:pPr>
            <w:r>
              <w:rPr>
                <w:spacing w:val="-1"/>
              </w:rPr>
              <w:t>球蛋白</w:t>
            </w:r>
          </w:p>
        </w:tc>
        <w:tc>
          <w:tcPr>
            <w:tcW w:w="4535" w:type="dxa"/>
            <w:vMerge w:val="continue"/>
            <w:tcBorders>
              <w:top w:val="nil"/>
              <w:bottom w:val="nil"/>
            </w:tcBorders>
            <w:vAlign w:val="top"/>
          </w:tcPr>
          <w:p w14:paraId="7911EEB2">
            <w:pPr>
              <w:rPr>
                <w:rFonts w:ascii="Arial"/>
                <w:sz w:val="21"/>
              </w:rPr>
            </w:pPr>
          </w:p>
        </w:tc>
        <w:tc>
          <w:tcPr>
            <w:tcW w:w="634" w:type="dxa"/>
            <w:vAlign w:val="top"/>
          </w:tcPr>
          <w:p w14:paraId="28516E04">
            <w:pPr>
              <w:pStyle w:val="7"/>
              <w:spacing w:before="43" w:line="205" w:lineRule="auto"/>
              <w:ind w:left="249"/>
            </w:pPr>
            <w:r>
              <w:t>★</w:t>
            </w:r>
          </w:p>
        </w:tc>
        <w:tc>
          <w:tcPr>
            <w:tcW w:w="635" w:type="dxa"/>
            <w:vAlign w:val="top"/>
          </w:tcPr>
          <w:p w14:paraId="5251130A">
            <w:pPr>
              <w:pStyle w:val="7"/>
              <w:spacing w:before="43" w:line="205" w:lineRule="auto"/>
              <w:ind w:left="249"/>
            </w:pPr>
            <w:r>
              <w:t>★</w:t>
            </w:r>
          </w:p>
        </w:tc>
        <w:tc>
          <w:tcPr>
            <w:tcW w:w="743" w:type="dxa"/>
            <w:vAlign w:val="top"/>
          </w:tcPr>
          <w:p w14:paraId="5E66F891">
            <w:pPr>
              <w:pStyle w:val="7"/>
              <w:spacing w:before="43" w:line="205" w:lineRule="auto"/>
              <w:ind w:left="303"/>
            </w:pPr>
            <w:r>
              <w:t>★</w:t>
            </w:r>
          </w:p>
        </w:tc>
      </w:tr>
      <w:tr w14:paraId="60A9EC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tcBorders>
            <w:vAlign w:val="top"/>
          </w:tcPr>
          <w:p w14:paraId="19C61A8C">
            <w:pPr>
              <w:rPr>
                <w:rFonts w:ascii="Arial"/>
                <w:sz w:val="21"/>
              </w:rPr>
            </w:pPr>
          </w:p>
        </w:tc>
        <w:tc>
          <w:tcPr>
            <w:tcW w:w="2165" w:type="dxa"/>
            <w:vAlign w:val="top"/>
          </w:tcPr>
          <w:p w14:paraId="026D0321">
            <w:pPr>
              <w:pStyle w:val="7"/>
              <w:spacing w:before="43" w:line="205" w:lineRule="auto"/>
              <w:ind w:left="120"/>
            </w:pPr>
            <w:r>
              <w:rPr>
                <w:spacing w:val="-3"/>
              </w:rPr>
              <w:t>白蛋白/球蛋白比值</w:t>
            </w:r>
          </w:p>
        </w:tc>
        <w:tc>
          <w:tcPr>
            <w:tcW w:w="4535" w:type="dxa"/>
            <w:vMerge w:val="continue"/>
            <w:tcBorders>
              <w:top w:val="nil"/>
            </w:tcBorders>
            <w:vAlign w:val="top"/>
          </w:tcPr>
          <w:p w14:paraId="772DC5D9">
            <w:pPr>
              <w:rPr>
                <w:rFonts w:ascii="Arial"/>
                <w:sz w:val="21"/>
              </w:rPr>
            </w:pPr>
          </w:p>
        </w:tc>
        <w:tc>
          <w:tcPr>
            <w:tcW w:w="634" w:type="dxa"/>
            <w:vAlign w:val="top"/>
          </w:tcPr>
          <w:p w14:paraId="22AF5CF2">
            <w:pPr>
              <w:pStyle w:val="7"/>
              <w:spacing w:before="43" w:line="205" w:lineRule="auto"/>
              <w:ind w:left="249"/>
            </w:pPr>
            <w:r>
              <w:t>★</w:t>
            </w:r>
          </w:p>
        </w:tc>
        <w:tc>
          <w:tcPr>
            <w:tcW w:w="635" w:type="dxa"/>
            <w:vAlign w:val="top"/>
          </w:tcPr>
          <w:p w14:paraId="1947CB62">
            <w:pPr>
              <w:pStyle w:val="7"/>
              <w:spacing w:before="43" w:line="205" w:lineRule="auto"/>
              <w:ind w:left="249"/>
            </w:pPr>
            <w:r>
              <w:t>★</w:t>
            </w:r>
          </w:p>
        </w:tc>
        <w:tc>
          <w:tcPr>
            <w:tcW w:w="743" w:type="dxa"/>
            <w:vAlign w:val="top"/>
          </w:tcPr>
          <w:p w14:paraId="721F5281">
            <w:pPr>
              <w:pStyle w:val="7"/>
              <w:spacing w:before="43" w:line="205" w:lineRule="auto"/>
              <w:ind w:left="303"/>
            </w:pPr>
            <w:r>
              <w:t>★</w:t>
            </w:r>
          </w:p>
        </w:tc>
      </w:tr>
      <w:tr w14:paraId="47A8E3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1146" w:type="dxa"/>
            <w:vMerge w:val="restart"/>
            <w:tcBorders>
              <w:bottom w:val="nil"/>
            </w:tcBorders>
            <w:vAlign w:val="top"/>
          </w:tcPr>
          <w:p w14:paraId="41022006">
            <w:pPr>
              <w:spacing w:line="244" w:lineRule="auto"/>
              <w:rPr>
                <w:rFonts w:ascii="Arial"/>
                <w:sz w:val="21"/>
              </w:rPr>
            </w:pPr>
          </w:p>
          <w:p w14:paraId="4E77D73D">
            <w:pPr>
              <w:spacing w:line="244" w:lineRule="auto"/>
              <w:rPr>
                <w:rFonts w:ascii="Arial"/>
                <w:sz w:val="21"/>
              </w:rPr>
            </w:pPr>
          </w:p>
          <w:p w14:paraId="52B3FEB0">
            <w:pPr>
              <w:pStyle w:val="7"/>
              <w:spacing w:before="77" w:line="183" w:lineRule="auto"/>
              <w:ind w:left="213"/>
            </w:pPr>
            <w:r>
              <w:rPr>
                <w:spacing w:val="-1"/>
              </w:rPr>
              <w:t>血脂四项</w:t>
            </w:r>
          </w:p>
        </w:tc>
        <w:tc>
          <w:tcPr>
            <w:tcW w:w="2165" w:type="dxa"/>
            <w:vAlign w:val="top"/>
          </w:tcPr>
          <w:p w14:paraId="174E6268">
            <w:pPr>
              <w:pStyle w:val="7"/>
              <w:spacing w:before="86" w:line="183" w:lineRule="auto"/>
              <w:ind w:left="105"/>
            </w:pPr>
            <w:r>
              <w:rPr>
                <w:spacing w:val="-1"/>
              </w:rPr>
              <w:t>总胆固醇</w:t>
            </w:r>
          </w:p>
        </w:tc>
        <w:tc>
          <w:tcPr>
            <w:tcW w:w="4535" w:type="dxa"/>
            <w:vMerge w:val="restart"/>
            <w:tcBorders>
              <w:bottom w:val="nil"/>
            </w:tcBorders>
            <w:vAlign w:val="top"/>
          </w:tcPr>
          <w:p w14:paraId="7EE3DE2E">
            <w:pPr>
              <w:pStyle w:val="7"/>
              <w:spacing w:before="96" w:line="232" w:lineRule="auto"/>
              <w:ind w:left="106" w:right="104"/>
              <w:jc w:val="both"/>
            </w:pPr>
            <w:r>
              <w:rPr>
                <w:spacing w:val="-2"/>
              </w:rPr>
              <w:t>测定血清中血脂含量</w:t>
            </w:r>
            <w:r>
              <w:rPr>
                <w:spacing w:val="-8"/>
              </w:rPr>
              <w:t xml:space="preserve"> </w:t>
            </w:r>
            <w:r>
              <w:rPr>
                <w:spacing w:val="-2"/>
              </w:rPr>
              <w:t>，它们的增高或降低与动脉粥样硬</w:t>
            </w:r>
            <w:r>
              <w:t>化的形成有很大的关系。用于评价受检者的脂肪</w:t>
            </w:r>
            <w:r>
              <w:rPr>
                <w:spacing w:val="-1"/>
              </w:rPr>
              <w:t>代谢水</w:t>
            </w:r>
            <w:r>
              <w:rPr>
                <w:spacing w:val="-2"/>
              </w:rPr>
              <w:t>平</w:t>
            </w:r>
            <w:r>
              <w:rPr>
                <w:spacing w:val="-8"/>
              </w:rPr>
              <w:t xml:space="preserve"> </w:t>
            </w:r>
            <w:r>
              <w:rPr>
                <w:spacing w:val="-2"/>
              </w:rPr>
              <w:t>，血脂代谢紊乱评价、动脉粥样硬化性疾病危险性预</w:t>
            </w:r>
            <w:r>
              <w:rPr>
                <w:spacing w:val="-1"/>
              </w:rPr>
              <w:t>测和营养学评价。</w:t>
            </w:r>
          </w:p>
        </w:tc>
        <w:tc>
          <w:tcPr>
            <w:tcW w:w="634" w:type="dxa"/>
            <w:vAlign w:val="top"/>
          </w:tcPr>
          <w:p w14:paraId="405A9E36">
            <w:pPr>
              <w:pStyle w:val="7"/>
              <w:spacing w:before="52" w:line="212" w:lineRule="auto"/>
              <w:ind w:left="249"/>
            </w:pPr>
            <w:r>
              <w:t>★</w:t>
            </w:r>
          </w:p>
        </w:tc>
        <w:tc>
          <w:tcPr>
            <w:tcW w:w="635" w:type="dxa"/>
            <w:vAlign w:val="top"/>
          </w:tcPr>
          <w:p w14:paraId="10CDB1DB">
            <w:pPr>
              <w:pStyle w:val="7"/>
              <w:spacing w:before="52" w:line="212" w:lineRule="auto"/>
              <w:ind w:left="249"/>
            </w:pPr>
            <w:r>
              <w:t>★</w:t>
            </w:r>
          </w:p>
        </w:tc>
        <w:tc>
          <w:tcPr>
            <w:tcW w:w="743" w:type="dxa"/>
            <w:vAlign w:val="top"/>
          </w:tcPr>
          <w:p w14:paraId="32F746BA">
            <w:pPr>
              <w:pStyle w:val="7"/>
              <w:spacing w:before="52" w:line="212" w:lineRule="auto"/>
              <w:ind w:left="303"/>
            </w:pPr>
            <w:r>
              <w:t>★</w:t>
            </w:r>
          </w:p>
        </w:tc>
      </w:tr>
      <w:tr w14:paraId="623AB8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bottom w:val="nil"/>
            </w:tcBorders>
            <w:vAlign w:val="top"/>
          </w:tcPr>
          <w:p w14:paraId="165263BC">
            <w:pPr>
              <w:rPr>
                <w:rFonts w:ascii="Arial"/>
                <w:sz w:val="21"/>
              </w:rPr>
            </w:pPr>
          </w:p>
        </w:tc>
        <w:tc>
          <w:tcPr>
            <w:tcW w:w="2165" w:type="dxa"/>
            <w:vAlign w:val="top"/>
          </w:tcPr>
          <w:p w14:paraId="486A8065">
            <w:pPr>
              <w:pStyle w:val="7"/>
              <w:spacing w:before="79" w:line="177" w:lineRule="auto"/>
              <w:ind w:left="106"/>
            </w:pPr>
            <w:r>
              <w:rPr>
                <w:spacing w:val="-1"/>
              </w:rPr>
              <w:t>甘油三酯</w:t>
            </w:r>
          </w:p>
        </w:tc>
        <w:tc>
          <w:tcPr>
            <w:tcW w:w="4535" w:type="dxa"/>
            <w:vMerge w:val="continue"/>
            <w:tcBorders>
              <w:top w:val="nil"/>
              <w:bottom w:val="nil"/>
            </w:tcBorders>
            <w:vAlign w:val="top"/>
          </w:tcPr>
          <w:p w14:paraId="6A068FF5">
            <w:pPr>
              <w:rPr>
                <w:rFonts w:ascii="Arial"/>
                <w:sz w:val="21"/>
              </w:rPr>
            </w:pPr>
          </w:p>
        </w:tc>
        <w:tc>
          <w:tcPr>
            <w:tcW w:w="634" w:type="dxa"/>
            <w:vAlign w:val="top"/>
          </w:tcPr>
          <w:p w14:paraId="5E592D8B">
            <w:pPr>
              <w:pStyle w:val="7"/>
              <w:spacing w:before="43" w:line="205" w:lineRule="auto"/>
              <w:ind w:left="249"/>
            </w:pPr>
            <w:r>
              <w:t>★</w:t>
            </w:r>
          </w:p>
        </w:tc>
        <w:tc>
          <w:tcPr>
            <w:tcW w:w="635" w:type="dxa"/>
            <w:vAlign w:val="top"/>
          </w:tcPr>
          <w:p w14:paraId="46B067A8">
            <w:pPr>
              <w:pStyle w:val="7"/>
              <w:spacing w:before="43" w:line="205" w:lineRule="auto"/>
              <w:ind w:left="249"/>
            </w:pPr>
            <w:r>
              <w:t>★</w:t>
            </w:r>
          </w:p>
        </w:tc>
        <w:tc>
          <w:tcPr>
            <w:tcW w:w="743" w:type="dxa"/>
            <w:vAlign w:val="top"/>
          </w:tcPr>
          <w:p w14:paraId="62A02E1B">
            <w:pPr>
              <w:pStyle w:val="7"/>
              <w:spacing w:before="43" w:line="205" w:lineRule="auto"/>
              <w:ind w:left="303"/>
            </w:pPr>
            <w:r>
              <w:t>★</w:t>
            </w:r>
          </w:p>
        </w:tc>
      </w:tr>
      <w:tr w14:paraId="4F9D63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bottom w:val="nil"/>
            </w:tcBorders>
            <w:vAlign w:val="top"/>
          </w:tcPr>
          <w:p w14:paraId="19C91B18">
            <w:pPr>
              <w:rPr>
                <w:rFonts w:ascii="Arial"/>
                <w:sz w:val="21"/>
              </w:rPr>
            </w:pPr>
          </w:p>
        </w:tc>
        <w:tc>
          <w:tcPr>
            <w:tcW w:w="2165" w:type="dxa"/>
            <w:vAlign w:val="top"/>
          </w:tcPr>
          <w:p w14:paraId="7904F788">
            <w:pPr>
              <w:pStyle w:val="7"/>
              <w:spacing w:before="75" w:line="180" w:lineRule="auto"/>
              <w:ind w:left="106"/>
            </w:pPr>
            <w:r>
              <w:rPr>
                <w:spacing w:val="-1"/>
              </w:rPr>
              <w:t>高密度脂蛋白胆固醇</w:t>
            </w:r>
          </w:p>
        </w:tc>
        <w:tc>
          <w:tcPr>
            <w:tcW w:w="4535" w:type="dxa"/>
            <w:vMerge w:val="continue"/>
            <w:tcBorders>
              <w:top w:val="nil"/>
              <w:bottom w:val="nil"/>
            </w:tcBorders>
            <w:vAlign w:val="top"/>
          </w:tcPr>
          <w:p w14:paraId="347692AC">
            <w:pPr>
              <w:rPr>
                <w:rFonts w:ascii="Arial"/>
                <w:sz w:val="21"/>
              </w:rPr>
            </w:pPr>
          </w:p>
        </w:tc>
        <w:tc>
          <w:tcPr>
            <w:tcW w:w="634" w:type="dxa"/>
            <w:vAlign w:val="top"/>
          </w:tcPr>
          <w:p w14:paraId="381B4BD8">
            <w:pPr>
              <w:pStyle w:val="7"/>
              <w:spacing w:before="43" w:line="205" w:lineRule="auto"/>
              <w:ind w:left="249"/>
            </w:pPr>
            <w:r>
              <w:t>★</w:t>
            </w:r>
          </w:p>
        </w:tc>
        <w:tc>
          <w:tcPr>
            <w:tcW w:w="635" w:type="dxa"/>
            <w:vAlign w:val="top"/>
          </w:tcPr>
          <w:p w14:paraId="5252A41F">
            <w:pPr>
              <w:pStyle w:val="7"/>
              <w:spacing w:before="43" w:line="205" w:lineRule="auto"/>
              <w:ind w:left="249"/>
            </w:pPr>
            <w:r>
              <w:t>★</w:t>
            </w:r>
          </w:p>
        </w:tc>
        <w:tc>
          <w:tcPr>
            <w:tcW w:w="743" w:type="dxa"/>
            <w:vAlign w:val="top"/>
          </w:tcPr>
          <w:p w14:paraId="26D2D25D">
            <w:pPr>
              <w:pStyle w:val="7"/>
              <w:spacing w:before="43" w:line="205" w:lineRule="auto"/>
              <w:ind w:left="303"/>
            </w:pPr>
            <w:r>
              <w:t>★</w:t>
            </w:r>
          </w:p>
        </w:tc>
      </w:tr>
      <w:tr w14:paraId="1E8DBC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tcBorders>
            <w:vAlign w:val="top"/>
          </w:tcPr>
          <w:p w14:paraId="640216E4">
            <w:pPr>
              <w:rPr>
                <w:rFonts w:ascii="Arial"/>
                <w:sz w:val="21"/>
              </w:rPr>
            </w:pPr>
          </w:p>
        </w:tc>
        <w:tc>
          <w:tcPr>
            <w:tcW w:w="2165" w:type="dxa"/>
            <w:vAlign w:val="top"/>
          </w:tcPr>
          <w:p w14:paraId="54F32069">
            <w:pPr>
              <w:pStyle w:val="7"/>
              <w:spacing w:before="75" w:line="180" w:lineRule="auto"/>
              <w:ind w:left="104"/>
            </w:pPr>
            <w:r>
              <w:rPr>
                <w:spacing w:val="-1"/>
              </w:rPr>
              <w:t>低密度脂蛋白胆固醇</w:t>
            </w:r>
          </w:p>
        </w:tc>
        <w:tc>
          <w:tcPr>
            <w:tcW w:w="4535" w:type="dxa"/>
            <w:vMerge w:val="continue"/>
            <w:tcBorders>
              <w:top w:val="nil"/>
            </w:tcBorders>
            <w:vAlign w:val="top"/>
          </w:tcPr>
          <w:p w14:paraId="112655EB">
            <w:pPr>
              <w:rPr>
                <w:rFonts w:ascii="Arial"/>
                <w:sz w:val="21"/>
              </w:rPr>
            </w:pPr>
          </w:p>
        </w:tc>
        <w:tc>
          <w:tcPr>
            <w:tcW w:w="634" w:type="dxa"/>
            <w:vAlign w:val="top"/>
          </w:tcPr>
          <w:p w14:paraId="213D37CA">
            <w:pPr>
              <w:pStyle w:val="7"/>
              <w:spacing w:before="43" w:line="205" w:lineRule="auto"/>
              <w:ind w:left="249"/>
            </w:pPr>
            <w:r>
              <w:t>★</w:t>
            </w:r>
          </w:p>
        </w:tc>
        <w:tc>
          <w:tcPr>
            <w:tcW w:w="635" w:type="dxa"/>
            <w:vAlign w:val="top"/>
          </w:tcPr>
          <w:p w14:paraId="32A5C800">
            <w:pPr>
              <w:pStyle w:val="7"/>
              <w:spacing w:before="43" w:line="205" w:lineRule="auto"/>
              <w:ind w:left="249"/>
            </w:pPr>
            <w:r>
              <w:t>★</w:t>
            </w:r>
          </w:p>
        </w:tc>
        <w:tc>
          <w:tcPr>
            <w:tcW w:w="743" w:type="dxa"/>
            <w:vAlign w:val="top"/>
          </w:tcPr>
          <w:p w14:paraId="30591503">
            <w:pPr>
              <w:pStyle w:val="7"/>
              <w:spacing w:before="43" w:line="205" w:lineRule="auto"/>
              <w:ind w:left="303"/>
            </w:pPr>
            <w:r>
              <w:t>★</w:t>
            </w:r>
          </w:p>
        </w:tc>
      </w:tr>
      <w:tr w14:paraId="5326F9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7" w:hRule="atLeast"/>
        </w:trPr>
        <w:tc>
          <w:tcPr>
            <w:tcW w:w="1146" w:type="dxa"/>
            <w:vMerge w:val="restart"/>
            <w:tcBorders>
              <w:bottom w:val="nil"/>
            </w:tcBorders>
            <w:vAlign w:val="top"/>
          </w:tcPr>
          <w:p w14:paraId="179926F0">
            <w:pPr>
              <w:spacing w:line="323" w:lineRule="auto"/>
              <w:rPr>
                <w:rFonts w:ascii="Arial"/>
                <w:sz w:val="21"/>
              </w:rPr>
            </w:pPr>
          </w:p>
          <w:p w14:paraId="415534AD">
            <w:pPr>
              <w:pStyle w:val="7"/>
              <w:spacing w:before="77" w:line="181" w:lineRule="auto"/>
              <w:ind w:left="229"/>
            </w:pPr>
            <w:r>
              <w:rPr>
                <w:spacing w:val="-6"/>
              </w:rPr>
              <w:t>甲功三项</w:t>
            </w:r>
          </w:p>
        </w:tc>
        <w:tc>
          <w:tcPr>
            <w:tcW w:w="2165" w:type="dxa"/>
            <w:vAlign w:val="top"/>
          </w:tcPr>
          <w:p w14:paraId="46745D4E">
            <w:pPr>
              <w:pStyle w:val="7"/>
              <w:spacing w:before="75" w:line="180" w:lineRule="auto"/>
              <w:ind w:left="104"/>
            </w:pPr>
            <w:r>
              <w:rPr>
                <w:spacing w:val="-1"/>
              </w:rPr>
              <w:t>游离三碘甲状原氨酸</w:t>
            </w:r>
          </w:p>
        </w:tc>
        <w:tc>
          <w:tcPr>
            <w:tcW w:w="4535" w:type="dxa"/>
            <w:vMerge w:val="restart"/>
            <w:tcBorders>
              <w:bottom w:val="nil"/>
            </w:tcBorders>
            <w:vAlign w:val="top"/>
          </w:tcPr>
          <w:p w14:paraId="77FB476D">
            <w:pPr>
              <w:spacing w:line="319" w:lineRule="auto"/>
              <w:rPr>
                <w:rFonts w:ascii="Arial"/>
                <w:sz w:val="21"/>
              </w:rPr>
            </w:pPr>
          </w:p>
          <w:p w14:paraId="5A70E0AF">
            <w:pPr>
              <w:pStyle w:val="7"/>
              <w:spacing w:before="77" w:line="184" w:lineRule="auto"/>
              <w:ind w:left="108"/>
            </w:pPr>
            <w:r>
              <w:rPr>
                <w:spacing w:val="-1"/>
              </w:rPr>
              <w:t>更好地了解甲状腺系统功能状况</w:t>
            </w:r>
          </w:p>
        </w:tc>
        <w:tc>
          <w:tcPr>
            <w:tcW w:w="634" w:type="dxa"/>
            <w:vAlign w:val="top"/>
          </w:tcPr>
          <w:p w14:paraId="156068F0">
            <w:pPr>
              <w:pStyle w:val="7"/>
              <w:spacing w:before="41" w:line="206" w:lineRule="auto"/>
              <w:ind w:left="249"/>
            </w:pPr>
            <w:r>
              <w:t>★</w:t>
            </w:r>
          </w:p>
        </w:tc>
        <w:tc>
          <w:tcPr>
            <w:tcW w:w="635" w:type="dxa"/>
            <w:vAlign w:val="top"/>
          </w:tcPr>
          <w:p w14:paraId="10361EDE">
            <w:pPr>
              <w:pStyle w:val="7"/>
              <w:spacing w:before="41" w:line="206" w:lineRule="auto"/>
              <w:ind w:left="249"/>
            </w:pPr>
            <w:r>
              <w:t>★</w:t>
            </w:r>
          </w:p>
        </w:tc>
        <w:tc>
          <w:tcPr>
            <w:tcW w:w="743" w:type="dxa"/>
            <w:vAlign w:val="top"/>
          </w:tcPr>
          <w:p w14:paraId="4B69CABB">
            <w:pPr>
              <w:pStyle w:val="7"/>
              <w:spacing w:before="41" w:line="206" w:lineRule="auto"/>
              <w:ind w:left="303"/>
            </w:pPr>
            <w:r>
              <w:t>★</w:t>
            </w:r>
          </w:p>
        </w:tc>
      </w:tr>
      <w:tr w14:paraId="34F07B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bottom w:val="nil"/>
            </w:tcBorders>
            <w:vAlign w:val="top"/>
          </w:tcPr>
          <w:p w14:paraId="0A754FEA">
            <w:pPr>
              <w:rPr>
                <w:rFonts w:ascii="Arial"/>
                <w:sz w:val="21"/>
              </w:rPr>
            </w:pPr>
          </w:p>
        </w:tc>
        <w:tc>
          <w:tcPr>
            <w:tcW w:w="2165" w:type="dxa"/>
            <w:vAlign w:val="top"/>
          </w:tcPr>
          <w:p w14:paraId="5068C12C">
            <w:pPr>
              <w:pStyle w:val="7"/>
              <w:spacing w:before="77" w:line="178" w:lineRule="auto"/>
              <w:ind w:left="104"/>
            </w:pPr>
            <w:r>
              <w:rPr>
                <w:spacing w:val="-1"/>
              </w:rPr>
              <w:t>游离甲状腺素</w:t>
            </w:r>
          </w:p>
        </w:tc>
        <w:tc>
          <w:tcPr>
            <w:tcW w:w="4535" w:type="dxa"/>
            <w:vMerge w:val="continue"/>
            <w:tcBorders>
              <w:top w:val="nil"/>
              <w:bottom w:val="nil"/>
            </w:tcBorders>
            <w:vAlign w:val="top"/>
          </w:tcPr>
          <w:p w14:paraId="702CD014">
            <w:pPr>
              <w:rPr>
                <w:rFonts w:ascii="Arial"/>
                <w:sz w:val="21"/>
              </w:rPr>
            </w:pPr>
          </w:p>
        </w:tc>
        <w:tc>
          <w:tcPr>
            <w:tcW w:w="634" w:type="dxa"/>
            <w:vAlign w:val="top"/>
          </w:tcPr>
          <w:p w14:paraId="3AB015D7">
            <w:pPr>
              <w:pStyle w:val="7"/>
              <w:spacing w:before="44" w:line="204" w:lineRule="auto"/>
              <w:ind w:left="249"/>
            </w:pPr>
            <w:r>
              <w:t>★</w:t>
            </w:r>
          </w:p>
        </w:tc>
        <w:tc>
          <w:tcPr>
            <w:tcW w:w="635" w:type="dxa"/>
            <w:vAlign w:val="top"/>
          </w:tcPr>
          <w:p w14:paraId="6AB90DE8">
            <w:pPr>
              <w:pStyle w:val="7"/>
              <w:spacing w:before="44" w:line="204" w:lineRule="auto"/>
              <w:ind w:left="249"/>
            </w:pPr>
            <w:r>
              <w:t>★</w:t>
            </w:r>
          </w:p>
        </w:tc>
        <w:tc>
          <w:tcPr>
            <w:tcW w:w="743" w:type="dxa"/>
            <w:vAlign w:val="top"/>
          </w:tcPr>
          <w:p w14:paraId="55945A39">
            <w:pPr>
              <w:pStyle w:val="7"/>
              <w:spacing w:before="44" w:line="204" w:lineRule="auto"/>
              <w:ind w:left="303"/>
            </w:pPr>
            <w:r>
              <w:t>★</w:t>
            </w:r>
          </w:p>
        </w:tc>
      </w:tr>
      <w:tr w14:paraId="4A20E4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continue"/>
            <w:tcBorders>
              <w:top w:val="nil"/>
            </w:tcBorders>
            <w:vAlign w:val="top"/>
          </w:tcPr>
          <w:p w14:paraId="4092C908">
            <w:pPr>
              <w:rPr>
                <w:rFonts w:ascii="Arial"/>
                <w:sz w:val="21"/>
              </w:rPr>
            </w:pPr>
          </w:p>
        </w:tc>
        <w:tc>
          <w:tcPr>
            <w:tcW w:w="2165" w:type="dxa"/>
            <w:vAlign w:val="top"/>
          </w:tcPr>
          <w:p w14:paraId="5E1D02CB">
            <w:pPr>
              <w:pStyle w:val="7"/>
              <w:spacing w:before="77" w:line="178" w:lineRule="auto"/>
              <w:ind w:left="105"/>
            </w:pPr>
            <w:r>
              <w:rPr>
                <w:spacing w:val="-1"/>
              </w:rPr>
              <w:t>促甲状腺激素</w:t>
            </w:r>
          </w:p>
        </w:tc>
        <w:tc>
          <w:tcPr>
            <w:tcW w:w="4535" w:type="dxa"/>
            <w:vMerge w:val="continue"/>
            <w:tcBorders>
              <w:top w:val="nil"/>
            </w:tcBorders>
            <w:vAlign w:val="top"/>
          </w:tcPr>
          <w:p w14:paraId="7D2DD7BB">
            <w:pPr>
              <w:rPr>
                <w:rFonts w:ascii="Arial"/>
                <w:sz w:val="21"/>
              </w:rPr>
            </w:pPr>
          </w:p>
        </w:tc>
        <w:tc>
          <w:tcPr>
            <w:tcW w:w="634" w:type="dxa"/>
            <w:vAlign w:val="top"/>
          </w:tcPr>
          <w:p w14:paraId="25D4393D">
            <w:pPr>
              <w:pStyle w:val="7"/>
              <w:spacing w:before="44" w:line="204" w:lineRule="auto"/>
              <w:ind w:left="249"/>
            </w:pPr>
            <w:r>
              <w:t>★</w:t>
            </w:r>
          </w:p>
        </w:tc>
        <w:tc>
          <w:tcPr>
            <w:tcW w:w="635" w:type="dxa"/>
            <w:vAlign w:val="top"/>
          </w:tcPr>
          <w:p w14:paraId="0760037B">
            <w:pPr>
              <w:pStyle w:val="7"/>
              <w:spacing w:before="44" w:line="204" w:lineRule="auto"/>
              <w:ind w:left="249"/>
            </w:pPr>
            <w:r>
              <w:t>★</w:t>
            </w:r>
          </w:p>
        </w:tc>
        <w:tc>
          <w:tcPr>
            <w:tcW w:w="743" w:type="dxa"/>
            <w:vAlign w:val="top"/>
          </w:tcPr>
          <w:p w14:paraId="1E5594C1">
            <w:pPr>
              <w:pStyle w:val="7"/>
              <w:spacing w:before="44" w:line="204" w:lineRule="auto"/>
              <w:ind w:left="303"/>
            </w:pPr>
            <w:r>
              <w:t>★</w:t>
            </w:r>
          </w:p>
        </w:tc>
      </w:tr>
      <w:tr w14:paraId="1EFC2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24" w:hRule="atLeast"/>
        </w:trPr>
        <w:tc>
          <w:tcPr>
            <w:tcW w:w="1146" w:type="dxa"/>
            <w:vAlign w:val="top"/>
          </w:tcPr>
          <w:p w14:paraId="09965B90">
            <w:pPr>
              <w:spacing w:line="315" w:lineRule="auto"/>
              <w:rPr>
                <w:rFonts w:ascii="Arial"/>
                <w:sz w:val="21"/>
              </w:rPr>
            </w:pPr>
          </w:p>
          <w:p w14:paraId="2F3BB697">
            <w:pPr>
              <w:spacing w:line="316" w:lineRule="auto"/>
              <w:rPr>
                <w:rFonts w:ascii="Arial"/>
                <w:sz w:val="21"/>
              </w:rPr>
            </w:pPr>
          </w:p>
          <w:p w14:paraId="3660B923">
            <w:pPr>
              <w:spacing w:line="316" w:lineRule="auto"/>
              <w:rPr>
                <w:rFonts w:ascii="Arial"/>
                <w:sz w:val="21"/>
              </w:rPr>
            </w:pPr>
          </w:p>
          <w:p w14:paraId="57D6CD5B">
            <w:pPr>
              <w:pStyle w:val="7"/>
              <w:spacing w:before="77" w:line="183" w:lineRule="auto"/>
              <w:ind w:left="109"/>
            </w:pPr>
            <w:r>
              <w:rPr>
                <w:spacing w:val="-1"/>
              </w:rPr>
              <w:t>心肌酶三项</w:t>
            </w:r>
          </w:p>
        </w:tc>
        <w:tc>
          <w:tcPr>
            <w:tcW w:w="2165" w:type="dxa"/>
            <w:vAlign w:val="top"/>
          </w:tcPr>
          <w:p w14:paraId="7CFF5B2F">
            <w:pPr>
              <w:spacing w:line="264" w:lineRule="auto"/>
              <w:rPr>
                <w:rFonts w:ascii="Arial"/>
                <w:sz w:val="21"/>
              </w:rPr>
            </w:pPr>
          </w:p>
          <w:p w14:paraId="31EA5F68">
            <w:pPr>
              <w:spacing w:line="264" w:lineRule="auto"/>
              <w:rPr>
                <w:rFonts w:ascii="Arial"/>
                <w:sz w:val="21"/>
              </w:rPr>
            </w:pPr>
          </w:p>
          <w:p w14:paraId="49539328">
            <w:pPr>
              <w:spacing w:line="264" w:lineRule="auto"/>
              <w:rPr>
                <w:rFonts w:ascii="Arial"/>
                <w:sz w:val="21"/>
              </w:rPr>
            </w:pPr>
          </w:p>
          <w:p w14:paraId="3CAF4C6D">
            <w:pPr>
              <w:pStyle w:val="7"/>
              <w:spacing w:before="77" w:line="253" w:lineRule="auto"/>
              <w:ind w:left="103" w:right="213"/>
            </w:pPr>
            <w:r>
              <w:rPr>
                <w:spacing w:val="-1"/>
              </w:rPr>
              <w:t>磷酸肌酸激酶,磷酸肌酸激酶同工酶,乳酸脱氢酶</w:t>
            </w:r>
          </w:p>
        </w:tc>
        <w:tc>
          <w:tcPr>
            <w:tcW w:w="4535" w:type="dxa"/>
            <w:vAlign w:val="top"/>
          </w:tcPr>
          <w:p w14:paraId="0B2B28D7">
            <w:pPr>
              <w:spacing w:line="317" w:lineRule="auto"/>
              <w:rPr>
                <w:rFonts w:ascii="Arial"/>
                <w:sz w:val="21"/>
              </w:rPr>
            </w:pPr>
          </w:p>
          <w:p w14:paraId="1349486D">
            <w:pPr>
              <w:spacing w:line="317" w:lineRule="auto"/>
              <w:rPr>
                <w:rFonts w:ascii="Arial"/>
                <w:sz w:val="21"/>
              </w:rPr>
            </w:pPr>
          </w:p>
          <w:p w14:paraId="1C3AE018">
            <w:pPr>
              <w:pStyle w:val="7"/>
              <w:spacing w:before="77" w:line="250" w:lineRule="auto"/>
              <w:ind w:left="108" w:right="104" w:firstLine="1"/>
              <w:jc w:val="both"/>
            </w:pPr>
            <w:r>
              <w:rPr>
                <w:spacing w:val="-1"/>
              </w:rPr>
              <w:t>主要存在于心肌、脑、肝、组织及骨骼；在急性心肌梗</w:t>
            </w:r>
            <w:r>
              <w:rPr>
                <w:spacing w:val="-2"/>
              </w:rPr>
              <w:t>死、心肌损害时肌酸激酶、尤其 CK-MB 升高</w:t>
            </w:r>
            <w:r>
              <w:rPr>
                <w:spacing w:val="-20"/>
              </w:rPr>
              <w:t xml:space="preserve"> </w:t>
            </w:r>
            <w:r>
              <w:rPr>
                <w:spacing w:val="-2"/>
              </w:rPr>
              <w:t>，另外</w:t>
            </w:r>
            <w:r>
              <w:rPr>
                <w:spacing w:val="-27"/>
              </w:rPr>
              <w:t xml:space="preserve"> </w:t>
            </w:r>
            <w:r>
              <w:rPr>
                <w:spacing w:val="-2"/>
              </w:rPr>
              <w:t>，</w:t>
            </w:r>
            <w:r>
              <w:t>重症肺炎、心衰、尿毒症、急性颅脑损伤等</w:t>
            </w:r>
            <w:r>
              <w:rPr>
                <w:spacing w:val="-1"/>
              </w:rPr>
              <w:t>均可升高。</w:t>
            </w:r>
          </w:p>
        </w:tc>
        <w:tc>
          <w:tcPr>
            <w:tcW w:w="634" w:type="dxa"/>
            <w:vAlign w:val="top"/>
          </w:tcPr>
          <w:p w14:paraId="75D293FF">
            <w:pPr>
              <w:spacing w:line="304" w:lineRule="auto"/>
              <w:rPr>
                <w:rFonts w:ascii="Arial"/>
                <w:sz w:val="21"/>
              </w:rPr>
            </w:pPr>
          </w:p>
          <w:p w14:paraId="3462C3BD">
            <w:pPr>
              <w:spacing w:line="304" w:lineRule="auto"/>
              <w:rPr>
                <w:rFonts w:ascii="Arial"/>
                <w:sz w:val="21"/>
              </w:rPr>
            </w:pPr>
          </w:p>
          <w:p w14:paraId="2A6D225E">
            <w:pPr>
              <w:spacing w:line="305" w:lineRule="auto"/>
              <w:rPr>
                <w:rFonts w:ascii="Arial"/>
                <w:sz w:val="21"/>
              </w:rPr>
            </w:pPr>
          </w:p>
          <w:p w14:paraId="3B2F8347">
            <w:pPr>
              <w:pStyle w:val="7"/>
              <w:spacing w:before="77" w:line="316" w:lineRule="exact"/>
              <w:ind w:left="249"/>
            </w:pPr>
            <w:r>
              <w:rPr>
                <w:position w:val="3"/>
              </w:rPr>
              <w:t>★</w:t>
            </w:r>
          </w:p>
        </w:tc>
        <w:tc>
          <w:tcPr>
            <w:tcW w:w="635" w:type="dxa"/>
            <w:vAlign w:val="top"/>
          </w:tcPr>
          <w:p w14:paraId="45628FFB">
            <w:pPr>
              <w:spacing w:line="304" w:lineRule="auto"/>
              <w:rPr>
                <w:rFonts w:ascii="Arial"/>
                <w:sz w:val="21"/>
              </w:rPr>
            </w:pPr>
          </w:p>
          <w:p w14:paraId="69FFD98F">
            <w:pPr>
              <w:spacing w:line="304" w:lineRule="auto"/>
              <w:rPr>
                <w:rFonts w:ascii="Arial"/>
                <w:sz w:val="21"/>
              </w:rPr>
            </w:pPr>
          </w:p>
          <w:p w14:paraId="514D15EF">
            <w:pPr>
              <w:spacing w:line="305" w:lineRule="auto"/>
              <w:rPr>
                <w:rFonts w:ascii="Arial"/>
                <w:sz w:val="21"/>
              </w:rPr>
            </w:pPr>
          </w:p>
          <w:p w14:paraId="0E2981A4">
            <w:pPr>
              <w:pStyle w:val="7"/>
              <w:spacing w:before="77" w:line="316" w:lineRule="exact"/>
              <w:ind w:left="249"/>
            </w:pPr>
            <w:r>
              <w:rPr>
                <w:position w:val="3"/>
              </w:rPr>
              <w:t>★</w:t>
            </w:r>
          </w:p>
        </w:tc>
        <w:tc>
          <w:tcPr>
            <w:tcW w:w="743" w:type="dxa"/>
            <w:vAlign w:val="top"/>
          </w:tcPr>
          <w:p w14:paraId="6F116839">
            <w:pPr>
              <w:spacing w:line="304" w:lineRule="auto"/>
              <w:rPr>
                <w:rFonts w:ascii="Arial"/>
                <w:sz w:val="21"/>
              </w:rPr>
            </w:pPr>
          </w:p>
          <w:p w14:paraId="01276FAF">
            <w:pPr>
              <w:spacing w:line="304" w:lineRule="auto"/>
              <w:rPr>
                <w:rFonts w:ascii="Arial"/>
                <w:sz w:val="21"/>
              </w:rPr>
            </w:pPr>
          </w:p>
          <w:p w14:paraId="719E79E3">
            <w:pPr>
              <w:spacing w:line="305" w:lineRule="auto"/>
              <w:rPr>
                <w:rFonts w:ascii="Arial"/>
                <w:sz w:val="21"/>
              </w:rPr>
            </w:pPr>
          </w:p>
          <w:p w14:paraId="09751CE9">
            <w:pPr>
              <w:pStyle w:val="7"/>
              <w:spacing w:before="77" w:line="316" w:lineRule="exact"/>
              <w:ind w:left="303"/>
            </w:pPr>
            <w:r>
              <w:rPr>
                <w:position w:val="3"/>
              </w:rPr>
              <w:t>★</w:t>
            </w:r>
          </w:p>
        </w:tc>
      </w:tr>
      <w:tr w14:paraId="07EDA3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146" w:type="dxa"/>
            <w:vAlign w:val="top"/>
          </w:tcPr>
          <w:p w14:paraId="5A61A72A">
            <w:pPr>
              <w:pStyle w:val="7"/>
              <w:spacing w:before="77" w:line="183" w:lineRule="auto"/>
              <w:ind w:left="119"/>
            </w:pPr>
            <w:r>
              <w:rPr>
                <w:spacing w:val="-3"/>
              </w:rPr>
              <w:t>幽门螺杆菌</w:t>
            </w:r>
          </w:p>
          <w:p w14:paraId="4C079E10">
            <w:pPr>
              <w:pStyle w:val="7"/>
              <w:spacing w:before="42" w:line="223" w:lineRule="auto"/>
              <w:ind w:left="108" w:right="134"/>
            </w:pPr>
            <w:r>
              <w:rPr>
                <w:spacing w:val="-1"/>
              </w:rPr>
              <w:t>检测（呼气试验）</w:t>
            </w:r>
          </w:p>
        </w:tc>
        <w:tc>
          <w:tcPr>
            <w:tcW w:w="2165" w:type="dxa"/>
            <w:vAlign w:val="top"/>
          </w:tcPr>
          <w:p w14:paraId="00EEA3EF">
            <w:pPr>
              <w:pStyle w:val="7"/>
              <w:spacing w:before="199" w:line="248" w:lineRule="auto"/>
              <w:ind w:left="104" w:right="105" w:firstLine="11"/>
            </w:pPr>
            <w:r>
              <w:rPr>
                <w:spacing w:val="-4"/>
              </w:rPr>
              <w:t>幽门螺杆菌检测（呼气试</w:t>
            </w:r>
            <w:r>
              <w:rPr>
                <w:spacing w:val="-1"/>
              </w:rPr>
              <w:t>验）</w:t>
            </w:r>
          </w:p>
        </w:tc>
        <w:tc>
          <w:tcPr>
            <w:tcW w:w="4535" w:type="dxa"/>
            <w:vAlign w:val="top"/>
          </w:tcPr>
          <w:p w14:paraId="2B276980">
            <w:pPr>
              <w:pStyle w:val="7"/>
              <w:spacing w:before="200" w:line="254" w:lineRule="auto"/>
              <w:ind w:left="108" w:right="131" w:hanging="2"/>
            </w:pPr>
            <w:r>
              <w:rPr>
                <w:spacing w:val="-2"/>
              </w:rPr>
              <w:t>碳 14-尿素呼气试验阳性示有幽门螺杆菌感染</w:t>
            </w:r>
            <w:r>
              <w:rPr>
                <w:spacing w:val="-13"/>
              </w:rPr>
              <w:t xml:space="preserve"> </w:t>
            </w:r>
            <w:r>
              <w:rPr>
                <w:spacing w:val="-2"/>
              </w:rPr>
              <w:t>，它与胃部炎症、消化性溃疡、</w:t>
            </w:r>
            <w:r>
              <w:rPr>
                <w:spacing w:val="-18"/>
              </w:rPr>
              <w:t xml:space="preserve"> </w:t>
            </w:r>
            <w:r>
              <w:rPr>
                <w:spacing w:val="-2"/>
              </w:rPr>
              <w:t>胃癌的发生密切关联。</w:t>
            </w:r>
          </w:p>
        </w:tc>
        <w:tc>
          <w:tcPr>
            <w:tcW w:w="634" w:type="dxa"/>
            <w:vAlign w:val="top"/>
          </w:tcPr>
          <w:p w14:paraId="2356B39A">
            <w:pPr>
              <w:spacing w:line="277" w:lineRule="auto"/>
              <w:rPr>
                <w:rFonts w:ascii="Arial"/>
                <w:sz w:val="21"/>
              </w:rPr>
            </w:pPr>
          </w:p>
          <w:p w14:paraId="754DE48C">
            <w:pPr>
              <w:pStyle w:val="7"/>
              <w:spacing w:before="77" w:line="315" w:lineRule="exact"/>
              <w:ind w:left="249"/>
            </w:pPr>
            <w:r>
              <w:rPr>
                <w:position w:val="3"/>
              </w:rPr>
              <w:t>★</w:t>
            </w:r>
          </w:p>
        </w:tc>
        <w:tc>
          <w:tcPr>
            <w:tcW w:w="635" w:type="dxa"/>
            <w:vAlign w:val="top"/>
          </w:tcPr>
          <w:p w14:paraId="635AE2B3">
            <w:pPr>
              <w:spacing w:line="277" w:lineRule="auto"/>
              <w:rPr>
                <w:rFonts w:ascii="Arial"/>
                <w:sz w:val="21"/>
              </w:rPr>
            </w:pPr>
          </w:p>
          <w:p w14:paraId="33600B0E">
            <w:pPr>
              <w:pStyle w:val="7"/>
              <w:spacing w:before="77" w:line="315" w:lineRule="exact"/>
              <w:ind w:left="249"/>
            </w:pPr>
            <w:r>
              <w:rPr>
                <w:position w:val="3"/>
              </w:rPr>
              <w:t>★</w:t>
            </w:r>
          </w:p>
        </w:tc>
        <w:tc>
          <w:tcPr>
            <w:tcW w:w="743" w:type="dxa"/>
            <w:vAlign w:val="top"/>
          </w:tcPr>
          <w:p w14:paraId="511BF3BB">
            <w:pPr>
              <w:spacing w:line="277" w:lineRule="auto"/>
              <w:rPr>
                <w:rFonts w:ascii="Arial"/>
                <w:sz w:val="21"/>
              </w:rPr>
            </w:pPr>
          </w:p>
          <w:p w14:paraId="1F44348A">
            <w:pPr>
              <w:pStyle w:val="7"/>
              <w:spacing w:before="77" w:line="315" w:lineRule="exact"/>
              <w:ind w:left="303"/>
            </w:pPr>
            <w:r>
              <w:rPr>
                <w:position w:val="3"/>
              </w:rPr>
              <w:t>★</w:t>
            </w:r>
          </w:p>
        </w:tc>
      </w:tr>
      <w:tr w14:paraId="0C697E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1146" w:type="dxa"/>
            <w:vAlign w:val="top"/>
          </w:tcPr>
          <w:p w14:paraId="63937441">
            <w:pPr>
              <w:pStyle w:val="7"/>
              <w:spacing w:before="98" w:line="216" w:lineRule="auto"/>
              <w:ind w:left="117" w:right="134" w:hanging="8"/>
            </w:pPr>
            <w:r>
              <w:rPr>
                <w:color w:val="FF0000"/>
                <w:spacing w:val="-1"/>
              </w:rPr>
              <w:t>心脑血管风</w:t>
            </w:r>
            <w:r>
              <w:rPr>
                <w:color w:val="FF0000"/>
                <w:spacing w:val="-4"/>
              </w:rPr>
              <w:t>险早筛</w:t>
            </w:r>
          </w:p>
        </w:tc>
        <w:tc>
          <w:tcPr>
            <w:tcW w:w="2165" w:type="dxa"/>
            <w:vAlign w:val="top"/>
          </w:tcPr>
          <w:p w14:paraId="60A0A3CA">
            <w:pPr>
              <w:pStyle w:val="7"/>
              <w:spacing w:before="253" w:line="183" w:lineRule="auto"/>
              <w:ind w:left="107"/>
            </w:pPr>
            <w:r>
              <w:rPr>
                <w:color w:val="FF0000"/>
                <w:spacing w:val="-2"/>
              </w:rPr>
              <w:t>髓过氧化物酶 MPO</w:t>
            </w:r>
          </w:p>
        </w:tc>
        <w:tc>
          <w:tcPr>
            <w:tcW w:w="4535" w:type="dxa"/>
            <w:vMerge w:val="restart"/>
            <w:tcBorders>
              <w:bottom w:val="nil"/>
            </w:tcBorders>
            <w:vAlign w:val="top"/>
          </w:tcPr>
          <w:p w14:paraId="5B45FF41">
            <w:pPr>
              <w:pStyle w:val="7"/>
              <w:spacing w:before="78" w:line="183" w:lineRule="auto"/>
              <w:ind w:left="109"/>
            </w:pPr>
            <w:r>
              <w:rPr>
                <w:color w:val="FF0000"/>
                <w:spacing w:val="-1"/>
              </w:rPr>
              <w:t>用亍体外定量测定人血浆中髓过氧化物酶</w:t>
            </w:r>
          </w:p>
          <w:p w14:paraId="1B25D288">
            <w:pPr>
              <w:pStyle w:val="7"/>
              <w:spacing w:before="42" w:line="246" w:lineRule="auto"/>
              <w:ind w:left="107" w:right="104" w:firstLine="29"/>
            </w:pPr>
            <w:r>
              <w:rPr>
                <w:color w:val="FF0000"/>
                <w:spacing w:val="-5"/>
              </w:rPr>
              <w:t>（MPO）的含量和体外定量测定人血浆中脂蛋白相关磷</w:t>
            </w:r>
            <w:r>
              <w:rPr>
                <w:color w:val="FF0000"/>
                <w:spacing w:val="-1"/>
              </w:rPr>
              <w:t>脂酶</w:t>
            </w:r>
            <w:r>
              <w:rPr>
                <w:color w:val="FF0000"/>
                <w:spacing w:val="37"/>
              </w:rPr>
              <w:t xml:space="preserve"> </w:t>
            </w:r>
            <w:r>
              <w:rPr>
                <w:color w:val="FF0000"/>
                <w:spacing w:val="-1"/>
              </w:rPr>
              <w:t>A2（Lp-PLA2）的浓度</w:t>
            </w:r>
            <w:r>
              <w:rPr>
                <w:color w:val="FF0000"/>
                <w:spacing w:val="-26"/>
              </w:rPr>
              <w:t xml:space="preserve"> </w:t>
            </w:r>
            <w:r>
              <w:rPr>
                <w:color w:val="FF0000"/>
                <w:spacing w:val="-1"/>
              </w:rPr>
              <w:t>，是国内外多</w:t>
            </w:r>
            <w:r>
              <w:rPr>
                <w:color w:val="FF0000"/>
                <w:spacing w:val="-2"/>
              </w:rPr>
              <w:t>个权威指南</w:t>
            </w:r>
            <w:r>
              <w:rPr>
                <w:color w:val="FF0000"/>
                <w:spacing w:val="-1"/>
              </w:rPr>
              <w:t>推荐的心脑血管疾病早期风险筛查</w:t>
            </w:r>
          </w:p>
          <w:p w14:paraId="58396A9A">
            <w:pPr>
              <w:pStyle w:val="7"/>
              <w:spacing w:before="20" w:line="178" w:lineRule="auto"/>
              <w:ind w:left="107"/>
            </w:pPr>
            <w:r>
              <w:rPr>
                <w:color w:val="FF0000"/>
                <w:spacing w:val="-1"/>
              </w:rPr>
              <w:t>双保险产品。</w:t>
            </w:r>
          </w:p>
        </w:tc>
        <w:tc>
          <w:tcPr>
            <w:tcW w:w="634" w:type="dxa"/>
            <w:vAlign w:val="top"/>
          </w:tcPr>
          <w:p w14:paraId="5E860572">
            <w:pPr>
              <w:pStyle w:val="7"/>
              <w:spacing w:before="220" w:line="315" w:lineRule="exact"/>
              <w:ind w:left="249"/>
            </w:pPr>
            <w:r>
              <w:rPr>
                <w:color w:val="FF0000"/>
                <w:position w:val="3"/>
              </w:rPr>
              <w:t>★</w:t>
            </w:r>
          </w:p>
        </w:tc>
        <w:tc>
          <w:tcPr>
            <w:tcW w:w="635" w:type="dxa"/>
            <w:vAlign w:val="top"/>
          </w:tcPr>
          <w:p w14:paraId="1B95A4B7">
            <w:pPr>
              <w:rPr>
                <w:rFonts w:ascii="Arial"/>
                <w:sz w:val="21"/>
              </w:rPr>
            </w:pPr>
          </w:p>
        </w:tc>
        <w:tc>
          <w:tcPr>
            <w:tcW w:w="743" w:type="dxa"/>
            <w:vAlign w:val="top"/>
          </w:tcPr>
          <w:p w14:paraId="085C9D9D">
            <w:pPr>
              <w:rPr>
                <w:rFonts w:ascii="Arial"/>
                <w:sz w:val="21"/>
              </w:rPr>
            </w:pPr>
          </w:p>
        </w:tc>
      </w:tr>
      <w:tr w14:paraId="657702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7" w:hRule="atLeast"/>
        </w:trPr>
        <w:tc>
          <w:tcPr>
            <w:tcW w:w="1146" w:type="dxa"/>
            <w:vAlign w:val="top"/>
          </w:tcPr>
          <w:p w14:paraId="02DEB200">
            <w:pPr>
              <w:pStyle w:val="7"/>
              <w:spacing w:before="213" w:line="254" w:lineRule="auto"/>
              <w:ind w:left="117" w:right="134" w:hanging="8"/>
            </w:pPr>
            <w:r>
              <w:rPr>
                <w:color w:val="FF0000"/>
                <w:spacing w:val="-1"/>
              </w:rPr>
              <w:t>心脑血管风</w:t>
            </w:r>
            <w:r>
              <w:rPr>
                <w:color w:val="FF0000"/>
                <w:spacing w:val="-4"/>
              </w:rPr>
              <w:t>险早筛</w:t>
            </w:r>
          </w:p>
        </w:tc>
        <w:tc>
          <w:tcPr>
            <w:tcW w:w="2165" w:type="dxa"/>
            <w:vAlign w:val="top"/>
          </w:tcPr>
          <w:p w14:paraId="70F6C019">
            <w:pPr>
              <w:spacing w:line="257" w:lineRule="auto"/>
              <w:rPr>
                <w:rFonts w:ascii="Arial"/>
                <w:sz w:val="21"/>
              </w:rPr>
            </w:pPr>
          </w:p>
          <w:p w14:paraId="2B2524CF">
            <w:pPr>
              <w:pStyle w:val="7"/>
              <w:spacing w:before="77" w:line="225" w:lineRule="auto"/>
              <w:ind w:left="106"/>
            </w:pPr>
            <w:r>
              <w:rPr>
                <w:color w:val="FF0000"/>
                <w:spacing w:val="-1"/>
              </w:rPr>
              <w:t>脂蛋白相关磷脂酶 A2</w:t>
            </w:r>
          </w:p>
        </w:tc>
        <w:tc>
          <w:tcPr>
            <w:tcW w:w="4535" w:type="dxa"/>
            <w:vMerge w:val="continue"/>
            <w:tcBorders>
              <w:top w:val="nil"/>
            </w:tcBorders>
            <w:vAlign w:val="top"/>
          </w:tcPr>
          <w:p w14:paraId="5F3877CC">
            <w:pPr>
              <w:rPr>
                <w:rFonts w:ascii="Arial"/>
                <w:sz w:val="21"/>
              </w:rPr>
            </w:pPr>
          </w:p>
        </w:tc>
        <w:tc>
          <w:tcPr>
            <w:tcW w:w="634" w:type="dxa"/>
            <w:vAlign w:val="top"/>
          </w:tcPr>
          <w:p w14:paraId="028952BD">
            <w:pPr>
              <w:spacing w:line="257" w:lineRule="auto"/>
              <w:rPr>
                <w:rFonts w:ascii="Arial"/>
                <w:sz w:val="21"/>
              </w:rPr>
            </w:pPr>
          </w:p>
          <w:p w14:paraId="72A0E28D">
            <w:pPr>
              <w:pStyle w:val="7"/>
              <w:spacing w:before="77" w:line="315" w:lineRule="exact"/>
              <w:ind w:left="249"/>
            </w:pPr>
            <w:r>
              <w:rPr>
                <w:color w:val="FF0000"/>
                <w:position w:val="3"/>
              </w:rPr>
              <w:t>★</w:t>
            </w:r>
          </w:p>
        </w:tc>
        <w:tc>
          <w:tcPr>
            <w:tcW w:w="635" w:type="dxa"/>
            <w:vAlign w:val="top"/>
          </w:tcPr>
          <w:p w14:paraId="7B11C4AD">
            <w:pPr>
              <w:rPr>
                <w:rFonts w:ascii="Arial"/>
                <w:sz w:val="21"/>
              </w:rPr>
            </w:pPr>
          </w:p>
        </w:tc>
        <w:tc>
          <w:tcPr>
            <w:tcW w:w="743" w:type="dxa"/>
            <w:vAlign w:val="top"/>
          </w:tcPr>
          <w:p w14:paraId="592FF288">
            <w:pPr>
              <w:rPr>
                <w:rFonts w:ascii="Arial"/>
                <w:sz w:val="21"/>
              </w:rPr>
            </w:pPr>
          </w:p>
        </w:tc>
      </w:tr>
    </w:tbl>
    <w:p w14:paraId="3D721ADF">
      <w:pPr>
        <w:rPr>
          <w:rFonts w:ascii="Arial"/>
          <w:sz w:val="21"/>
        </w:rPr>
      </w:pPr>
    </w:p>
    <w:p w14:paraId="6FCB0ECD">
      <w:pPr>
        <w:rPr>
          <w:rFonts w:ascii="Arial" w:hAnsi="Arial" w:eastAsia="Arial" w:cs="Arial"/>
          <w:sz w:val="21"/>
          <w:szCs w:val="21"/>
        </w:rPr>
        <w:sectPr>
          <w:footerReference r:id="rId21" w:type="default"/>
          <w:pgSz w:w="11906" w:h="16839"/>
          <w:pgMar w:top="400" w:right="1021" w:bottom="1170" w:left="1021" w:header="0" w:footer="956" w:gutter="0"/>
          <w:cols w:space="720" w:num="1"/>
        </w:sectPr>
      </w:pPr>
    </w:p>
    <w:p w14:paraId="5314A8D9">
      <w:pPr>
        <w:spacing w:before="3"/>
      </w:pPr>
    </w:p>
    <w:p w14:paraId="5AD4918D">
      <w:pPr>
        <w:spacing w:before="3"/>
      </w:pPr>
    </w:p>
    <w:p w14:paraId="07FD18F6">
      <w:pPr>
        <w:spacing w:before="3"/>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6"/>
        <w:gridCol w:w="2165"/>
        <w:gridCol w:w="4535"/>
        <w:gridCol w:w="634"/>
        <w:gridCol w:w="635"/>
        <w:gridCol w:w="743"/>
      </w:tblGrid>
      <w:tr w14:paraId="27C89D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08" w:hRule="atLeast"/>
        </w:trPr>
        <w:tc>
          <w:tcPr>
            <w:tcW w:w="1146" w:type="dxa"/>
            <w:shd w:val="clear" w:color="auto" w:fill="E2EFDA"/>
            <w:vAlign w:val="top"/>
          </w:tcPr>
          <w:p w14:paraId="3630CED5">
            <w:pPr>
              <w:spacing w:line="252" w:lineRule="auto"/>
              <w:rPr>
                <w:rFonts w:ascii="Arial"/>
                <w:sz w:val="21"/>
              </w:rPr>
            </w:pPr>
          </w:p>
          <w:p w14:paraId="08EC68A9">
            <w:pPr>
              <w:spacing w:line="252" w:lineRule="auto"/>
              <w:rPr>
                <w:rFonts w:ascii="Arial"/>
                <w:sz w:val="21"/>
              </w:rPr>
            </w:pPr>
          </w:p>
          <w:p w14:paraId="47A16185">
            <w:pPr>
              <w:spacing w:line="252" w:lineRule="auto"/>
              <w:rPr>
                <w:rFonts w:ascii="Arial"/>
                <w:sz w:val="21"/>
              </w:rPr>
            </w:pPr>
          </w:p>
          <w:p w14:paraId="4AD41D2A">
            <w:pPr>
              <w:spacing w:line="253" w:lineRule="auto"/>
              <w:rPr>
                <w:rFonts w:ascii="Arial"/>
                <w:sz w:val="21"/>
              </w:rPr>
            </w:pPr>
          </w:p>
          <w:p w14:paraId="58FCE65A">
            <w:pPr>
              <w:spacing w:line="253" w:lineRule="auto"/>
              <w:rPr>
                <w:rFonts w:ascii="Arial"/>
                <w:sz w:val="21"/>
              </w:rPr>
            </w:pPr>
          </w:p>
          <w:p w14:paraId="16ABE699">
            <w:pPr>
              <w:spacing w:line="253" w:lineRule="auto"/>
              <w:rPr>
                <w:rFonts w:ascii="Arial"/>
                <w:sz w:val="21"/>
              </w:rPr>
            </w:pPr>
          </w:p>
          <w:p w14:paraId="4B019B80">
            <w:pPr>
              <w:spacing w:line="253" w:lineRule="auto"/>
              <w:rPr>
                <w:rFonts w:ascii="Arial"/>
                <w:sz w:val="21"/>
              </w:rPr>
            </w:pPr>
          </w:p>
          <w:p w14:paraId="0D3D791C">
            <w:pPr>
              <w:pStyle w:val="7"/>
              <w:spacing w:before="77" w:line="229" w:lineRule="auto"/>
              <w:ind w:left="110" w:right="134"/>
            </w:pPr>
            <w:r>
              <w:rPr>
                <w:color w:val="FF0000"/>
                <w:spacing w:val="-1"/>
              </w:rPr>
              <w:t>血管内皮生</w:t>
            </w:r>
            <w:r>
              <w:rPr>
                <w:color w:val="FF0000"/>
                <w:spacing w:val="-2"/>
              </w:rPr>
              <w:t>长因子</w:t>
            </w:r>
          </w:p>
          <w:p w14:paraId="0998744D">
            <w:pPr>
              <w:pStyle w:val="7"/>
              <w:spacing w:line="254" w:lineRule="auto"/>
              <w:ind w:left="108" w:right="283" w:firstLine="11"/>
            </w:pPr>
            <w:r>
              <w:rPr>
                <w:color w:val="FF0000"/>
                <w:spacing w:val="-2"/>
              </w:rPr>
              <w:t>(VEGF)测</w:t>
            </w:r>
            <w:r>
              <w:rPr>
                <w:color w:val="FF0000"/>
              </w:rPr>
              <w:t>定</w:t>
            </w:r>
          </w:p>
        </w:tc>
        <w:tc>
          <w:tcPr>
            <w:tcW w:w="2165" w:type="dxa"/>
            <w:shd w:val="clear" w:color="auto" w:fill="E2EFDA"/>
            <w:vAlign w:val="top"/>
          </w:tcPr>
          <w:p w14:paraId="26AF9137">
            <w:pPr>
              <w:spacing w:line="248" w:lineRule="auto"/>
              <w:rPr>
                <w:rFonts w:ascii="Arial"/>
                <w:sz w:val="21"/>
              </w:rPr>
            </w:pPr>
          </w:p>
          <w:p w14:paraId="380A70B6">
            <w:pPr>
              <w:spacing w:line="248" w:lineRule="auto"/>
              <w:rPr>
                <w:rFonts w:ascii="Arial"/>
                <w:sz w:val="21"/>
              </w:rPr>
            </w:pPr>
          </w:p>
          <w:p w14:paraId="5F31A661">
            <w:pPr>
              <w:spacing w:line="248" w:lineRule="auto"/>
              <w:rPr>
                <w:rFonts w:ascii="Arial"/>
                <w:sz w:val="21"/>
              </w:rPr>
            </w:pPr>
          </w:p>
          <w:p w14:paraId="0C0C3523">
            <w:pPr>
              <w:spacing w:line="248" w:lineRule="auto"/>
              <w:rPr>
                <w:rFonts w:ascii="Arial"/>
                <w:sz w:val="21"/>
              </w:rPr>
            </w:pPr>
          </w:p>
          <w:p w14:paraId="11C39DA5">
            <w:pPr>
              <w:spacing w:line="248" w:lineRule="auto"/>
              <w:rPr>
                <w:rFonts w:ascii="Arial"/>
                <w:sz w:val="21"/>
              </w:rPr>
            </w:pPr>
          </w:p>
          <w:p w14:paraId="3A337B9B">
            <w:pPr>
              <w:spacing w:line="248" w:lineRule="auto"/>
              <w:rPr>
                <w:rFonts w:ascii="Arial"/>
                <w:sz w:val="21"/>
              </w:rPr>
            </w:pPr>
          </w:p>
          <w:p w14:paraId="79DC6763">
            <w:pPr>
              <w:spacing w:line="248" w:lineRule="auto"/>
              <w:rPr>
                <w:rFonts w:ascii="Arial"/>
                <w:sz w:val="21"/>
              </w:rPr>
            </w:pPr>
          </w:p>
          <w:p w14:paraId="334BB65B">
            <w:pPr>
              <w:spacing w:line="248" w:lineRule="auto"/>
              <w:rPr>
                <w:rFonts w:ascii="Arial"/>
                <w:sz w:val="21"/>
              </w:rPr>
            </w:pPr>
          </w:p>
          <w:p w14:paraId="7CCC7D07">
            <w:pPr>
              <w:spacing w:line="248" w:lineRule="auto"/>
              <w:rPr>
                <w:rFonts w:ascii="Arial"/>
                <w:sz w:val="21"/>
              </w:rPr>
            </w:pPr>
          </w:p>
          <w:p w14:paraId="2A979453">
            <w:pPr>
              <w:pStyle w:val="7"/>
              <w:spacing w:before="77" w:line="183" w:lineRule="auto"/>
              <w:ind w:left="106"/>
            </w:pPr>
            <w:r>
              <w:rPr>
                <w:color w:val="FF0000"/>
                <w:spacing w:val="-1"/>
              </w:rPr>
              <w:t>血管内皮生长因子</w:t>
            </w:r>
          </w:p>
        </w:tc>
        <w:tc>
          <w:tcPr>
            <w:tcW w:w="4535" w:type="dxa"/>
            <w:shd w:val="clear" w:color="auto" w:fill="E2EFDA"/>
            <w:vAlign w:val="top"/>
          </w:tcPr>
          <w:p w14:paraId="569C965E">
            <w:pPr>
              <w:spacing w:line="290" w:lineRule="auto"/>
              <w:rPr>
                <w:rFonts w:ascii="Arial"/>
                <w:sz w:val="21"/>
              </w:rPr>
            </w:pPr>
          </w:p>
          <w:p w14:paraId="2D217606">
            <w:pPr>
              <w:spacing w:line="291" w:lineRule="auto"/>
              <w:rPr>
                <w:rFonts w:ascii="Arial"/>
                <w:sz w:val="21"/>
              </w:rPr>
            </w:pPr>
          </w:p>
          <w:p w14:paraId="75F21796">
            <w:pPr>
              <w:pStyle w:val="7"/>
              <w:spacing w:before="78" w:line="239" w:lineRule="auto"/>
              <w:ind w:left="106" w:right="99"/>
            </w:pPr>
            <w:r>
              <w:rPr>
                <w:color w:val="FF0000"/>
              </w:rPr>
              <w:t>通过对血清中血管内皮生长因子浓度的定量分</w:t>
            </w:r>
            <w:r>
              <w:rPr>
                <w:color w:val="FF0000"/>
                <w:spacing w:val="-1"/>
              </w:rPr>
              <w:t>析和动态</w:t>
            </w:r>
            <w:r>
              <w:rPr>
                <w:color w:val="FF0000"/>
                <w:spacing w:val="-2"/>
              </w:rPr>
              <w:t>变化的观察</w:t>
            </w:r>
            <w:r>
              <w:rPr>
                <w:color w:val="FF0000"/>
                <w:spacing w:val="-8"/>
              </w:rPr>
              <w:t xml:space="preserve"> </w:t>
            </w:r>
            <w:r>
              <w:rPr>
                <w:color w:val="FF0000"/>
                <w:spacing w:val="-2"/>
              </w:rPr>
              <w:t>，对血管新生相关疾病、肿瘤早期筛查、病</w:t>
            </w:r>
            <w:r>
              <w:rPr>
                <w:color w:val="FF0000"/>
              </w:rPr>
              <w:t>情监测、预后评估等方面具有创新性的辅助诊断</w:t>
            </w:r>
            <w:r>
              <w:rPr>
                <w:color w:val="FF0000"/>
                <w:spacing w:val="-1"/>
              </w:rPr>
              <w:t>价值。</w:t>
            </w:r>
            <w:r>
              <w:rPr>
                <w:color w:val="FF0000"/>
              </w:rPr>
              <w:t xml:space="preserve"> </w:t>
            </w:r>
            <w:r>
              <w:rPr>
                <w:color w:val="FF0000"/>
                <w:spacing w:val="-1"/>
              </w:rPr>
              <w:t>VEGF 在肿瘤细胞团向实体肿瘤转化过程中开始大量产</w:t>
            </w:r>
            <w:r>
              <w:rPr>
                <w:color w:val="FF0000"/>
                <w:spacing w:val="-4"/>
              </w:rPr>
              <w:t>生</w:t>
            </w:r>
            <w:r>
              <w:rPr>
                <w:color w:val="FF0000"/>
                <w:spacing w:val="-26"/>
              </w:rPr>
              <w:t xml:space="preserve"> </w:t>
            </w:r>
            <w:r>
              <w:rPr>
                <w:color w:val="FF0000"/>
                <w:spacing w:val="-4"/>
              </w:rPr>
              <w:t>，多为肿瘤 Tis 期、T1 期</w:t>
            </w:r>
            <w:r>
              <w:rPr>
                <w:color w:val="FF0000"/>
                <w:spacing w:val="-26"/>
              </w:rPr>
              <w:t xml:space="preserve"> </w:t>
            </w:r>
            <w:r>
              <w:rPr>
                <w:color w:val="FF0000"/>
                <w:spacing w:val="-4"/>
              </w:rPr>
              <w:t>，是肿瘤筛查的最佳时期。</w:t>
            </w:r>
            <w:r>
              <w:rPr>
                <w:color w:val="FF0000"/>
                <w:spacing w:val="-3"/>
              </w:rPr>
              <w:t>可覆盖约 160 种肿瘤</w:t>
            </w:r>
            <w:r>
              <w:rPr>
                <w:color w:val="FF0000"/>
                <w:spacing w:val="-26"/>
              </w:rPr>
              <w:t xml:space="preserve"> </w:t>
            </w:r>
            <w:r>
              <w:rPr>
                <w:color w:val="FF0000"/>
                <w:spacing w:val="-3"/>
              </w:rPr>
              <w:t>，对肝癌、子宫</w:t>
            </w:r>
            <w:r>
              <w:rPr>
                <w:color w:val="FF0000"/>
                <w:spacing w:val="-4"/>
              </w:rPr>
              <w:t>内膜癌、膀胱癌、</w:t>
            </w:r>
            <w:r>
              <w:rPr>
                <w:color w:val="FF0000"/>
              </w:rPr>
              <w:t>多发性骨髓瘤等实体癌和非实体癌均有较好检</w:t>
            </w:r>
            <w:r>
              <w:rPr>
                <w:color w:val="FF0000"/>
                <w:spacing w:val="-1"/>
              </w:rPr>
              <w:t>出率。</w:t>
            </w:r>
          </w:p>
          <w:p w14:paraId="0A93C0A4">
            <w:pPr>
              <w:pStyle w:val="7"/>
              <w:spacing w:line="258" w:lineRule="auto"/>
              <w:ind w:left="106" w:right="104"/>
            </w:pPr>
            <w:r>
              <w:rPr>
                <w:color w:val="FF0000"/>
                <w:spacing w:val="-2"/>
              </w:rPr>
              <w:t>VEGF 对肿瘤检测灵敏度 70.09%，特异性 89.29%。北京军区总医院和北京大学肿瘤医院的研究显示</w:t>
            </w:r>
            <w:r>
              <w:rPr>
                <w:color w:val="FF0000"/>
                <w:spacing w:val="-9"/>
              </w:rPr>
              <w:t xml:space="preserve"> </w:t>
            </w:r>
            <w:r>
              <w:rPr>
                <w:color w:val="FF0000"/>
                <w:spacing w:val="-2"/>
              </w:rPr>
              <w:t>，VEGF在 11 种常见肿瘤中具有很好的灵敏度</w:t>
            </w:r>
          </w:p>
        </w:tc>
        <w:tc>
          <w:tcPr>
            <w:tcW w:w="634" w:type="dxa"/>
            <w:vAlign w:val="top"/>
          </w:tcPr>
          <w:p w14:paraId="7026CEE7">
            <w:pPr>
              <w:spacing w:line="244" w:lineRule="auto"/>
              <w:rPr>
                <w:rFonts w:ascii="Arial"/>
                <w:sz w:val="21"/>
              </w:rPr>
            </w:pPr>
          </w:p>
          <w:p w14:paraId="12866D42">
            <w:pPr>
              <w:spacing w:line="244" w:lineRule="auto"/>
              <w:rPr>
                <w:rFonts w:ascii="Arial"/>
                <w:sz w:val="21"/>
              </w:rPr>
            </w:pPr>
          </w:p>
          <w:p w14:paraId="2E5D40A7">
            <w:pPr>
              <w:spacing w:line="244" w:lineRule="auto"/>
              <w:rPr>
                <w:rFonts w:ascii="Arial"/>
                <w:sz w:val="21"/>
              </w:rPr>
            </w:pPr>
          </w:p>
          <w:p w14:paraId="2B527681">
            <w:pPr>
              <w:spacing w:line="244" w:lineRule="auto"/>
              <w:rPr>
                <w:rFonts w:ascii="Arial"/>
                <w:sz w:val="21"/>
              </w:rPr>
            </w:pPr>
          </w:p>
          <w:p w14:paraId="1D9803C6">
            <w:pPr>
              <w:spacing w:line="244" w:lineRule="auto"/>
              <w:rPr>
                <w:rFonts w:ascii="Arial"/>
                <w:sz w:val="21"/>
              </w:rPr>
            </w:pPr>
          </w:p>
          <w:p w14:paraId="1810848C">
            <w:pPr>
              <w:spacing w:line="244" w:lineRule="auto"/>
              <w:rPr>
                <w:rFonts w:ascii="Arial"/>
                <w:sz w:val="21"/>
              </w:rPr>
            </w:pPr>
          </w:p>
          <w:p w14:paraId="0D4C8055">
            <w:pPr>
              <w:spacing w:line="245" w:lineRule="auto"/>
              <w:rPr>
                <w:rFonts w:ascii="Arial"/>
                <w:sz w:val="21"/>
              </w:rPr>
            </w:pPr>
          </w:p>
          <w:p w14:paraId="54466257">
            <w:pPr>
              <w:spacing w:line="245" w:lineRule="auto"/>
              <w:rPr>
                <w:rFonts w:ascii="Arial"/>
                <w:sz w:val="21"/>
              </w:rPr>
            </w:pPr>
          </w:p>
          <w:p w14:paraId="1DF9EBC1">
            <w:pPr>
              <w:spacing w:line="245" w:lineRule="auto"/>
              <w:rPr>
                <w:rFonts w:ascii="Arial"/>
                <w:sz w:val="21"/>
              </w:rPr>
            </w:pPr>
          </w:p>
          <w:p w14:paraId="1052ECA9">
            <w:pPr>
              <w:pStyle w:val="7"/>
              <w:spacing w:before="77" w:line="315" w:lineRule="exact"/>
              <w:ind w:left="249"/>
            </w:pPr>
            <w:r>
              <w:rPr>
                <w:color w:val="FF0000"/>
                <w:position w:val="3"/>
              </w:rPr>
              <w:t>★</w:t>
            </w:r>
          </w:p>
        </w:tc>
        <w:tc>
          <w:tcPr>
            <w:tcW w:w="635" w:type="dxa"/>
            <w:vAlign w:val="top"/>
          </w:tcPr>
          <w:p w14:paraId="294E869F">
            <w:pPr>
              <w:spacing w:line="244" w:lineRule="auto"/>
              <w:rPr>
                <w:rFonts w:ascii="Arial"/>
                <w:sz w:val="21"/>
              </w:rPr>
            </w:pPr>
          </w:p>
          <w:p w14:paraId="06E166BB">
            <w:pPr>
              <w:spacing w:line="244" w:lineRule="auto"/>
              <w:rPr>
                <w:rFonts w:ascii="Arial"/>
                <w:sz w:val="21"/>
              </w:rPr>
            </w:pPr>
          </w:p>
          <w:p w14:paraId="5B34E4FF">
            <w:pPr>
              <w:spacing w:line="244" w:lineRule="auto"/>
              <w:rPr>
                <w:rFonts w:ascii="Arial"/>
                <w:sz w:val="21"/>
              </w:rPr>
            </w:pPr>
          </w:p>
          <w:p w14:paraId="72F3425E">
            <w:pPr>
              <w:spacing w:line="244" w:lineRule="auto"/>
              <w:rPr>
                <w:rFonts w:ascii="Arial"/>
                <w:sz w:val="21"/>
              </w:rPr>
            </w:pPr>
          </w:p>
          <w:p w14:paraId="2F8F864A">
            <w:pPr>
              <w:spacing w:line="244" w:lineRule="auto"/>
              <w:rPr>
                <w:rFonts w:ascii="Arial"/>
                <w:sz w:val="21"/>
              </w:rPr>
            </w:pPr>
          </w:p>
          <w:p w14:paraId="3432A0E6">
            <w:pPr>
              <w:spacing w:line="244" w:lineRule="auto"/>
              <w:rPr>
                <w:rFonts w:ascii="Arial"/>
                <w:sz w:val="21"/>
              </w:rPr>
            </w:pPr>
          </w:p>
          <w:p w14:paraId="6D3E1D41">
            <w:pPr>
              <w:spacing w:line="245" w:lineRule="auto"/>
              <w:rPr>
                <w:rFonts w:ascii="Arial"/>
                <w:sz w:val="21"/>
              </w:rPr>
            </w:pPr>
          </w:p>
          <w:p w14:paraId="294DB3ED">
            <w:pPr>
              <w:spacing w:line="245" w:lineRule="auto"/>
              <w:rPr>
                <w:rFonts w:ascii="Arial"/>
                <w:sz w:val="21"/>
              </w:rPr>
            </w:pPr>
          </w:p>
          <w:p w14:paraId="3F375388">
            <w:pPr>
              <w:spacing w:line="245" w:lineRule="auto"/>
              <w:rPr>
                <w:rFonts w:ascii="Arial"/>
                <w:sz w:val="21"/>
              </w:rPr>
            </w:pPr>
          </w:p>
          <w:p w14:paraId="14B5D726">
            <w:pPr>
              <w:pStyle w:val="7"/>
              <w:spacing w:before="77" w:line="315" w:lineRule="exact"/>
              <w:ind w:left="249"/>
            </w:pPr>
            <w:r>
              <w:rPr>
                <w:color w:val="FF0000"/>
                <w:position w:val="3"/>
              </w:rPr>
              <w:t>★</w:t>
            </w:r>
          </w:p>
        </w:tc>
        <w:tc>
          <w:tcPr>
            <w:tcW w:w="743" w:type="dxa"/>
            <w:vAlign w:val="top"/>
          </w:tcPr>
          <w:p w14:paraId="2B87C4A6">
            <w:pPr>
              <w:spacing w:line="244" w:lineRule="auto"/>
              <w:rPr>
                <w:rFonts w:ascii="Arial"/>
                <w:sz w:val="21"/>
              </w:rPr>
            </w:pPr>
          </w:p>
          <w:p w14:paraId="67B6FE61">
            <w:pPr>
              <w:spacing w:line="244" w:lineRule="auto"/>
              <w:rPr>
                <w:rFonts w:ascii="Arial"/>
                <w:sz w:val="21"/>
              </w:rPr>
            </w:pPr>
          </w:p>
          <w:p w14:paraId="6546FBDC">
            <w:pPr>
              <w:spacing w:line="244" w:lineRule="auto"/>
              <w:rPr>
                <w:rFonts w:ascii="Arial"/>
                <w:sz w:val="21"/>
              </w:rPr>
            </w:pPr>
          </w:p>
          <w:p w14:paraId="723D57B6">
            <w:pPr>
              <w:spacing w:line="244" w:lineRule="auto"/>
              <w:rPr>
                <w:rFonts w:ascii="Arial"/>
                <w:sz w:val="21"/>
              </w:rPr>
            </w:pPr>
          </w:p>
          <w:p w14:paraId="4A84DE29">
            <w:pPr>
              <w:spacing w:line="244" w:lineRule="auto"/>
              <w:rPr>
                <w:rFonts w:ascii="Arial"/>
                <w:sz w:val="21"/>
              </w:rPr>
            </w:pPr>
          </w:p>
          <w:p w14:paraId="16287040">
            <w:pPr>
              <w:spacing w:line="244" w:lineRule="auto"/>
              <w:rPr>
                <w:rFonts w:ascii="Arial"/>
                <w:sz w:val="21"/>
              </w:rPr>
            </w:pPr>
          </w:p>
          <w:p w14:paraId="1F6AC37E">
            <w:pPr>
              <w:spacing w:line="245" w:lineRule="auto"/>
              <w:rPr>
                <w:rFonts w:ascii="Arial"/>
                <w:sz w:val="21"/>
              </w:rPr>
            </w:pPr>
          </w:p>
          <w:p w14:paraId="35832D2D">
            <w:pPr>
              <w:spacing w:line="245" w:lineRule="auto"/>
              <w:rPr>
                <w:rFonts w:ascii="Arial"/>
                <w:sz w:val="21"/>
              </w:rPr>
            </w:pPr>
          </w:p>
          <w:p w14:paraId="5104BBE2">
            <w:pPr>
              <w:spacing w:line="245" w:lineRule="auto"/>
              <w:rPr>
                <w:rFonts w:ascii="Arial"/>
                <w:sz w:val="21"/>
              </w:rPr>
            </w:pPr>
          </w:p>
          <w:p w14:paraId="725F457B">
            <w:pPr>
              <w:pStyle w:val="7"/>
              <w:spacing w:before="77" w:line="315" w:lineRule="exact"/>
              <w:ind w:left="303"/>
            </w:pPr>
            <w:r>
              <w:rPr>
                <w:color w:val="FF0000"/>
                <w:position w:val="3"/>
              </w:rPr>
              <w:t>★</w:t>
            </w:r>
          </w:p>
        </w:tc>
      </w:tr>
      <w:tr w14:paraId="19C6AB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4" w:hRule="atLeast"/>
        </w:trPr>
        <w:tc>
          <w:tcPr>
            <w:tcW w:w="1146" w:type="dxa"/>
            <w:vMerge w:val="restart"/>
            <w:tcBorders>
              <w:bottom w:val="nil"/>
            </w:tcBorders>
            <w:vAlign w:val="top"/>
          </w:tcPr>
          <w:p w14:paraId="2FE595EB">
            <w:pPr>
              <w:spacing w:line="289" w:lineRule="auto"/>
              <w:rPr>
                <w:rFonts w:ascii="Arial"/>
                <w:sz w:val="21"/>
              </w:rPr>
            </w:pPr>
          </w:p>
          <w:p w14:paraId="411EDE9A">
            <w:pPr>
              <w:spacing w:line="289" w:lineRule="auto"/>
              <w:rPr>
                <w:rFonts w:ascii="Arial"/>
                <w:sz w:val="21"/>
              </w:rPr>
            </w:pPr>
          </w:p>
          <w:p w14:paraId="0204126B">
            <w:pPr>
              <w:spacing w:line="289" w:lineRule="auto"/>
              <w:rPr>
                <w:rFonts w:ascii="Arial"/>
                <w:sz w:val="21"/>
              </w:rPr>
            </w:pPr>
          </w:p>
          <w:p w14:paraId="1EF2BB4D">
            <w:pPr>
              <w:pStyle w:val="7"/>
              <w:spacing w:before="77" w:line="183" w:lineRule="auto"/>
              <w:ind w:left="122"/>
            </w:pPr>
            <w:r>
              <w:rPr>
                <w:spacing w:val="-1"/>
              </w:rPr>
              <w:t>肿瘤标志物</w:t>
            </w:r>
          </w:p>
        </w:tc>
        <w:tc>
          <w:tcPr>
            <w:tcW w:w="2165" w:type="dxa"/>
            <w:vAlign w:val="top"/>
          </w:tcPr>
          <w:p w14:paraId="364A7EF3">
            <w:pPr>
              <w:spacing w:line="397" w:lineRule="auto"/>
              <w:rPr>
                <w:rFonts w:ascii="Arial"/>
                <w:sz w:val="21"/>
              </w:rPr>
            </w:pPr>
          </w:p>
          <w:p w14:paraId="66E21C92">
            <w:pPr>
              <w:pStyle w:val="7"/>
              <w:spacing w:before="77" w:line="183" w:lineRule="auto"/>
              <w:ind w:left="123"/>
            </w:pPr>
            <w:r>
              <w:rPr>
                <w:spacing w:val="-4"/>
              </w:rPr>
              <w:t>甲胎蛋白定量</w:t>
            </w:r>
          </w:p>
        </w:tc>
        <w:tc>
          <w:tcPr>
            <w:tcW w:w="4535" w:type="dxa"/>
            <w:vAlign w:val="top"/>
          </w:tcPr>
          <w:p w14:paraId="62443773">
            <w:pPr>
              <w:pStyle w:val="7"/>
              <w:spacing w:before="165" w:line="243" w:lineRule="auto"/>
              <w:ind w:left="107" w:right="104"/>
            </w:pPr>
            <w:r>
              <w:t>对原发性肝癌的诊断、疗效观察和预后评估有</w:t>
            </w:r>
            <w:r>
              <w:rPr>
                <w:spacing w:val="-1"/>
              </w:rPr>
              <w:t>重要的临床意义。在卵巢、</w:t>
            </w:r>
            <w:r>
              <w:rPr>
                <w:spacing w:val="-33"/>
              </w:rPr>
              <w:t xml:space="preserve"> </w:t>
            </w:r>
            <w:r>
              <w:rPr>
                <w:spacing w:val="-1"/>
              </w:rPr>
              <w:t>胃、胰腺癌、睾丸癌等肿瘤及肝炎、肝硬化等疾病也有异常发现。</w:t>
            </w:r>
          </w:p>
        </w:tc>
        <w:tc>
          <w:tcPr>
            <w:tcW w:w="634" w:type="dxa"/>
            <w:vAlign w:val="top"/>
          </w:tcPr>
          <w:p w14:paraId="59B7D9D0">
            <w:pPr>
              <w:spacing w:line="363" w:lineRule="auto"/>
              <w:rPr>
                <w:rFonts w:ascii="Arial"/>
                <w:sz w:val="21"/>
              </w:rPr>
            </w:pPr>
          </w:p>
          <w:p w14:paraId="4CE97B10">
            <w:pPr>
              <w:pStyle w:val="7"/>
              <w:spacing w:before="78" w:line="315" w:lineRule="exact"/>
              <w:ind w:left="249"/>
            </w:pPr>
            <w:r>
              <w:rPr>
                <w:position w:val="3"/>
              </w:rPr>
              <w:t>★</w:t>
            </w:r>
          </w:p>
        </w:tc>
        <w:tc>
          <w:tcPr>
            <w:tcW w:w="635" w:type="dxa"/>
            <w:vAlign w:val="top"/>
          </w:tcPr>
          <w:p w14:paraId="28D3E924">
            <w:pPr>
              <w:spacing w:line="363" w:lineRule="auto"/>
              <w:rPr>
                <w:rFonts w:ascii="Arial"/>
                <w:sz w:val="21"/>
              </w:rPr>
            </w:pPr>
          </w:p>
          <w:p w14:paraId="6310B10E">
            <w:pPr>
              <w:pStyle w:val="7"/>
              <w:spacing w:before="78" w:line="315" w:lineRule="exact"/>
              <w:ind w:left="249"/>
            </w:pPr>
            <w:r>
              <w:rPr>
                <w:position w:val="3"/>
              </w:rPr>
              <w:t>★</w:t>
            </w:r>
          </w:p>
        </w:tc>
        <w:tc>
          <w:tcPr>
            <w:tcW w:w="743" w:type="dxa"/>
            <w:vAlign w:val="top"/>
          </w:tcPr>
          <w:p w14:paraId="538BA2C3">
            <w:pPr>
              <w:spacing w:line="363" w:lineRule="auto"/>
              <w:rPr>
                <w:rFonts w:ascii="Arial"/>
                <w:sz w:val="21"/>
              </w:rPr>
            </w:pPr>
          </w:p>
          <w:p w14:paraId="0B7CE2FC">
            <w:pPr>
              <w:pStyle w:val="7"/>
              <w:spacing w:before="78" w:line="315" w:lineRule="exact"/>
              <w:ind w:left="303"/>
            </w:pPr>
            <w:r>
              <w:rPr>
                <w:position w:val="3"/>
              </w:rPr>
              <w:t>★</w:t>
            </w:r>
          </w:p>
        </w:tc>
      </w:tr>
      <w:tr w14:paraId="101ABE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1146" w:type="dxa"/>
            <w:vMerge w:val="continue"/>
            <w:tcBorders>
              <w:top w:val="nil"/>
            </w:tcBorders>
            <w:vAlign w:val="top"/>
          </w:tcPr>
          <w:p w14:paraId="7840B880">
            <w:pPr>
              <w:rPr>
                <w:rFonts w:ascii="Arial"/>
                <w:sz w:val="21"/>
              </w:rPr>
            </w:pPr>
          </w:p>
        </w:tc>
        <w:tc>
          <w:tcPr>
            <w:tcW w:w="2165" w:type="dxa"/>
            <w:vAlign w:val="top"/>
          </w:tcPr>
          <w:p w14:paraId="50A3AA89">
            <w:pPr>
              <w:spacing w:line="310" w:lineRule="auto"/>
              <w:rPr>
                <w:rFonts w:ascii="Arial"/>
                <w:sz w:val="21"/>
              </w:rPr>
            </w:pPr>
          </w:p>
          <w:p w14:paraId="78D0DC75">
            <w:pPr>
              <w:pStyle w:val="7"/>
              <w:spacing w:before="77" w:line="183" w:lineRule="auto"/>
              <w:ind w:left="105"/>
            </w:pPr>
            <w:r>
              <w:rPr>
                <w:spacing w:val="-1"/>
              </w:rPr>
              <w:t>癌胚抗原定量</w:t>
            </w:r>
          </w:p>
        </w:tc>
        <w:tc>
          <w:tcPr>
            <w:tcW w:w="4535" w:type="dxa"/>
            <w:vAlign w:val="top"/>
          </w:tcPr>
          <w:p w14:paraId="4F770380">
            <w:pPr>
              <w:pStyle w:val="7"/>
              <w:spacing w:before="77" w:line="221" w:lineRule="auto"/>
              <w:ind w:left="107" w:right="104"/>
              <w:jc w:val="both"/>
            </w:pPr>
            <w:r>
              <w:rPr>
                <w:spacing w:val="-2"/>
              </w:rPr>
              <w:t>系广谱性肿瘤标志物</w:t>
            </w:r>
            <w:r>
              <w:rPr>
                <w:spacing w:val="-9"/>
              </w:rPr>
              <w:t xml:space="preserve"> </w:t>
            </w:r>
            <w:r>
              <w:rPr>
                <w:spacing w:val="-2"/>
              </w:rPr>
              <w:t>，对大肠癌、胰腺癌的筛查、疗效</w:t>
            </w:r>
            <w:r>
              <w:t>观察和预后评估有重要的临床意义。在胃、乳</w:t>
            </w:r>
            <w:r>
              <w:rPr>
                <w:spacing w:val="-1"/>
              </w:rPr>
              <w:t>腺、肺癌等也可升高。</w:t>
            </w:r>
          </w:p>
        </w:tc>
        <w:tc>
          <w:tcPr>
            <w:tcW w:w="634" w:type="dxa"/>
            <w:vAlign w:val="top"/>
          </w:tcPr>
          <w:p w14:paraId="3A10355F">
            <w:pPr>
              <w:spacing w:line="277" w:lineRule="auto"/>
              <w:rPr>
                <w:rFonts w:ascii="Arial"/>
                <w:sz w:val="21"/>
              </w:rPr>
            </w:pPr>
          </w:p>
          <w:p w14:paraId="72EDBAF7">
            <w:pPr>
              <w:pStyle w:val="7"/>
              <w:spacing w:before="77" w:line="315" w:lineRule="exact"/>
              <w:ind w:left="249"/>
            </w:pPr>
            <w:r>
              <w:rPr>
                <w:position w:val="3"/>
              </w:rPr>
              <w:t>★</w:t>
            </w:r>
          </w:p>
        </w:tc>
        <w:tc>
          <w:tcPr>
            <w:tcW w:w="635" w:type="dxa"/>
            <w:vAlign w:val="top"/>
          </w:tcPr>
          <w:p w14:paraId="7C9EE689">
            <w:pPr>
              <w:spacing w:line="277" w:lineRule="auto"/>
              <w:rPr>
                <w:rFonts w:ascii="Arial"/>
                <w:sz w:val="21"/>
              </w:rPr>
            </w:pPr>
          </w:p>
          <w:p w14:paraId="5B8E16F5">
            <w:pPr>
              <w:pStyle w:val="7"/>
              <w:spacing w:before="77" w:line="315" w:lineRule="exact"/>
              <w:ind w:left="249"/>
            </w:pPr>
            <w:r>
              <w:rPr>
                <w:position w:val="3"/>
              </w:rPr>
              <w:t>★</w:t>
            </w:r>
          </w:p>
        </w:tc>
        <w:tc>
          <w:tcPr>
            <w:tcW w:w="743" w:type="dxa"/>
            <w:vAlign w:val="top"/>
          </w:tcPr>
          <w:p w14:paraId="66A12E0E">
            <w:pPr>
              <w:spacing w:line="277" w:lineRule="auto"/>
              <w:rPr>
                <w:rFonts w:ascii="Arial"/>
                <w:sz w:val="21"/>
              </w:rPr>
            </w:pPr>
          </w:p>
          <w:p w14:paraId="0F266EB4">
            <w:pPr>
              <w:pStyle w:val="7"/>
              <w:spacing w:before="77" w:line="315" w:lineRule="exact"/>
              <w:ind w:left="303"/>
            </w:pPr>
            <w:r>
              <w:rPr>
                <w:position w:val="3"/>
              </w:rPr>
              <w:t>★</w:t>
            </w:r>
          </w:p>
        </w:tc>
      </w:tr>
      <w:tr w14:paraId="526BAF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858" w:type="dxa"/>
            <w:gridSpan w:val="6"/>
            <w:shd w:val="clear" w:color="auto" w:fill="A6A6A6"/>
            <w:vAlign w:val="top"/>
          </w:tcPr>
          <w:p w14:paraId="0FEB59A1">
            <w:pPr>
              <w:pStyle w:val="7"/>
              <w:spacing w:before="77" w:line="178" w:lineRule="auto"/>
              <w:ind w:left="4582"/>
            </w:pPr>
            <w:r>
              <w:rPr>
                <w:spacing w:val="-5"/>
              </w:rPr>
              <w:t>医技检查</w:t>
            </w:r>
          </w:p>
        </w:tc>
      </w:tr>
      <w:tr w14:paraId="69F5D6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47" w:hRule="atLeast"/>
        </w:trPr>
        <w:tc>
          <w:tcPr>
            <w:tcW w:w="1146" w:type="dxa"/>
            <w:vAlign w:val="top"/>
          </w:tcPr>
          <w:p w14:paraId="0B9E60CF">
            <w:pPr>
              <w:spacing w:line="270" w:lineRule="auto"/>
              <w:rPr>
                <w:rFonts w:ascii="Arial"/>
                <w:sz w:val="21"/>
              </w:rPr>
            </w:pPr>
          </w:p>
          <w:p w14:paraId="3F39D8A1">
            <w:pPr>
              <w:spacing w:line="270" w:lineRule="auto"/>
              <w:rPr>
                <w:rFonts w:ascii="Arial"/>
                <w:sz w:val="21"/>
              </w:rPr>
            </w:pPr>
          </w:p>
          <w:p w14:paraId="296B7679">
            <w:pPr>
              <w:spacing w:line="270" w:lineRule="auto"/>
              <w:rPr>
                <w:rFonts w:ascii="Arial"/>
                <w:sz w:val="21"/>
              </w:rPr>
            </w:pPr>
          </w:p>
          <w:p w14:paraId="6CE0F41B">
            <w:pPr>
              <w:pStyle w:val="7"/>
              <w:spacing w:before="78" w:line="183" w:lineRule="auto"/>
              <w:ind w:left="257"/>
            </w:pPr>
            <w:r>
              <w:rPr>
                <w:spacing w:val="-3"/>
              </w:rPr>
              <w:t>胸部 CT</w:t>
            </w:r>
          </w:p>
        </w:tc>
        <w:tc>
          <w:tcPr>
            <w:tcW w:w="2165" w:type="dxa"/>
            <w:vAlign w:val="top"/>
          </w:tcPr>
          <w:p w14:paraId="30680AFA">
            <w:pPr>
              <w:spacing w:line="270" w:lineRule="auto"/>
              <w:rPr>
                <w:rFonts w:ascii="Arial"/>
                <w:sz w:val="21"/>
              </w:rPr>
            </w:pPr>
          </w:p>
          <w:p w14:paraId="1B1453FE">
            <w:pPr>
              <w:spacing w:line="270" w:lineRule="auto"/>
              <w:rPr>
                <w:rFonts w:ascii="Arial"/>
                <w:sz w:val="21"/>
              </w:rPr>
            </w:pPr>
          </w:p>
          <w:p w14:paraId="26C5CEF9">
            <w:pPr>
              <w:spacing w:line="270" w:lineRule="auto"/>
              <w:rPr>
                <w:rFonts w:ascii="Arial"/>
                <w:sz w:val="21"/>
              </w:rPr>
            </w:pPr>
          </w:p>
          <w:p w14:paraId="0D7813AE">
            <w:pPr>
              <w:pStyle w:val="7"/>
              <w:spacing w:before="78" w:line="183" w:lineRule="auto"/>
              <w:ind w:left="105"/>
            </w:pPr>
            <w:r>
              <w:rPr>
                <w:spacing w:val="-3"/>
              </w:rPr>
              <w:t>胸部 CT</w:t>
            </w:r>
          </w:p>
        </w:tc>
        <w:tc>
          <w:tcPr>
            <w:tcW w:w="4535" w:type="dxa"/>
            <w:vAlign w:val="top"/>
          </w:tcPr>
          <w:p w14:paraId="2610EF68">
            <w:pPr>
              <w:pStyle w:val="7"/>
              <w:spacing w:before="80" w:line="242" w:lineRule="auto"/>
              <w:ind w:left="107" w:right="54" w:firstLine="16"/>
            </w:pPr>
            <w:r>
              <w:rPr>
                <w:spacing w:val="-6"/>
              </w:rPr>
              <w:t>1.   胸部  CT  扫描可提供关于肺结节位置、大小、形态、</w:t>
            </w:r>
            <w:r>
              <w:rPr>
                <w:spacing w:val="-2"/>
              </w:rPr>
              <w:t>密度、边缘及  内部特征等信息。</w:t>
            </w:r>
          </w:p>
          <w:p w14:paraId="69F7B7DA">
            <w:pPr>
              <w:pStyle w:val="7"/>
              <w:spacing w:before="3" w:line="239" w:lineRule="auto"/>
              <w:ind w:left="106" w:right="104" w:firstLine="8"/>
            </w:pPr>
            <w:r>
              <w:rPr>
                <w:spacing w:val="-1"/>
              </w:rPr>
              <w:t>2.   推荐肺结节患者行胸部  CT  检查（结</w:t>
            </w:r>
            <w:r>
              <w:rPr>
                <w:spacing w:val="-2"/>
              </w:rPr>
              <w:t>节处行病灶薄层扫描</w:t>
            </w:r>
            <w:r>
              <w:rPr>
                <w:spacing w:val="-40"/>
                <w:w w:val="94"/>
              </w:rPr>
              <w:t>），</w:t>
            </w:r>
            <w:r>
              <w:rPr>
                <w:spacing w:val="-2"/>
              </w:rPr>
              <w:t>以便更好地显示肺结节的特征。薄层 (≤</w:t>
            </w:r>
            <w:r>
              <w:rPr>
                <w:spacing w:val="-3"/>
              </w:rPr>
              <w:t>1mm层厚）的胸部</w:t>
            </w:r>
            <w:r>
              <w:rPr>
                <w:spacing w:val="58"/>
              </w:rPr>
              <w:t xml:space="preserve"> </w:t>
            </w:r>
            <w:r>
              <w:rPr>
                <w:spacing w:val="-3"/>
              </w:rPr>
              <w:t>CT</w:t>
            </w:r>
            <w:r>
              <w:rPr>
                <w:spacing w:val="41"/>
              </w:rPr>
              <w:t xml:space="preserve"> </w:t>
            </w:r>
            <w:r>
              <w:rPr>
                <w:spacing w:val="-3"/>
              </w:rPr>
              <w:t>可更好地评价肺结节的形态特征。分</w:t>
            </w:r>
            <w:r>
              <w:rPr>
                <w:spacing w:val="-1"/>
              </w:rPr>
              <w:t>析肿瘤体积可科学地监测肿瘤生长。</w:t>
            </w:r>
          </w:p>
        </w:tc>
        <w:tc>
          <w:tcPr>
            <w:tcW w:w="634" w:type="dxa"/>
            <w:vAlign w:val="top"/>
          </w:tcPr>
          <w:p w14:paraId="731414DC">
            <w:pPr>
              <w:spacing w:line="259" w:lineRule="auto"/>
              <w:rPr>
                <w:rFonts w:ascii="Arial"/>
                <w:sz w:val="21"/>
              </w:rPr>
            </w:pPr>
          </w:p>
          <w:p w14:paraId="5207F401">
            <w:pPr>
              <w:spacing w:line="259" w:lineRule="auto"/>
              <w:rPr>
                <w:rFonts w:ascii="Arial"/>
                <w:sz w:val="21"/>
              </w:rPr>
            </w:pPr>
          </w:p>
          <w:p w14:paraId="27A2F47E">
            <w:pPr>
              <w:spacing w:line="259" w:lineRule="auto"/>
              <w:rPr>
                <w:rFonts w:ascii="Arial"/>
                <w:sz w:val="21"/>
              </w:rPr>
            </w:pPr>
          </w:p>
          <w:p w14:paraId="30D21E6C">
            <w:pPr>
              <w:pStyle w:val="7"/>
              <w:spacing w:before="77" w:line="315" w:lineRule="exact"/>
              <w:ind w:left="249"/>
            </w:pPr>
            <w:r>
              <w:rPr>
                <w:position w:val="3"/>
              </w:rPr>
              <w:t>★</w:t>
            </w:r>
          </w:p>
        </w:tc>
        <w:tc>
          <w:tcPr>
            <w:tcW w:w="635" w:type="dxa"/>
            <w:vAlign w:val="top"/>
          </w:tcPr>
          <w:p w14:paraId="6E87987E">
            <w:pPr>
              <w:spacing w:line="259" w:lineRule="auto"/>
              <w:rPr>
                <w:rFonts w:ascii="Arial"/>
                <w:sz w:val="21"/>
              </w:rPr>
            </w:pPr>
          </w:p>
          <w:p w14:paraId="0291855E">
            <w:pPr>
              <w:spacing w:line="259" w:lineRule="auto"/>
              <w:rPr>
                <w:rFonts w:ascii="Arial"/>
                <w:sz w:val="21"/>
              </w:rPr>
            </w:pPr>
          </w:p>
          <w:p w14:paraId="13ECB59A">
            <w:pPr>
              <w:spacing w:line="259" w:lineRule="auto"/>
              <w:rPr>
                <w:rFonts w:ascii="Arial"/>
                <w:sz w:val="21"/>
              </w:rPr>
            </w:pPr>
          </w:p>
          <w:p w14:paraId="2AF35D5E">
            <w:pPr>
              <w:pStyle w:val="7"/>
              <w:spacing w:before="77" w:line="315" w:lineRule="exact"/>
              <w:ind w:left="249"/>
            </w:pPr>
            <w:r>
              <w:rPr>
                <w:position w:val="3"/>
              </w:rPr>
              <w:t>★</w:t>
            </w:r>
          </w:p>
        </w:tc>
        <w:tc>
          <w:tcPr>
            <w:tcW w:w="743" w:type="dxa"/>
            <w:vAlign w:val="top"/>
          </w:tcPr>
          <w:p w14:paraId="354A9AC0">
            <w:pPr>
              <w:spacing w:line="259" w:lineRule="auto"/>
              <w:rPr>
                <w:rFonts w:ascii="Arial"/>
                <w:sz w:val="21"/>
              </w:rPr>
            </w:pPr>
          </w:p>
          <w:p w14:paraId="0907BB62">
            <w:pPr>
              <w:spacing w:line="259" w:lineRule="auto"/>
              <w:rPr>
                <w:rFonts w:ascii="Arial"/>
                <w:sz w:val="21"/>
              </w:rPr>
            </w:pPr>
          </w:p>
          <w:p w14:paraId="67D1FA71">
            <w:pPr>
              <w:spacing w:line="259" w:lineRule="auto"/>
              <w:rPr>
                <w:rFonts w:ascii="Arial"/>
                <w:sz w:val="21"/>
              </w:rPr>
            </w:pPr>
          </w:p>
          <w:p w14:paraId="59044B3C">
            <w:pPr>
              <w:pStyle w:val="7"/>
              <w:spacing w:before="77" w:line="315" w:lineRule="exact"/>
              <w:ind w:left="303"/>
            </w:pPr>
            <w:r>
              <w:rPr>
                <w:position w:val="3"/>
              </w:rPr>
              <w:t>★</w:t>
            </w:r>
          </w:p>
        </w:tc>
      </w:tr>
      <w:tr w14:paraId="688ECD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84" w:hRule="atLeast"/>
        </w:trPr>
        <w:tc>
          <w:tcPr>
            <w:tcW w:w="1146" w:type="dxa"/>
            <w:vAlign w:val="top"/>
          </w:tcPr>
          <w:p w14:paraId="3B989D38">
            <w:pPr>
              <w:spacing w:line="260" w:lineRule="auto"/>
              <w:rPr>
                <w:rFonts w:ascii="Arial"/>
                <w:sz w:val="21"/>
              </w:rPr>
            </w:pPr>
          </w:p>
          <w:p w14:paraId="5E86AA52">
            <w:pPr>
              <w:spacing w:line="261" w:lineRule="auto"/>
              <w:rPr>
                <w:rFonts w:ascii="Arial"/>
                <w:sz w:val="21"/>
              </w:rPr>
            </w:pPr>
          </w:p>
          <w:p w14:paraId="1107D50F">
            <w:pPr>
              <w:pStyle w:val="7"/>
              <w:spacing w:before="77" w:line="183" w:lineRule="auto"/>
              <w:ind w:left="173"/>
            </w:pPr>
            <w:r>
              <w:rPr>
                <w:color w:val="FF0000"/>
                <w:spacing w:val="-1"/>
              </w:rPr>
              <w:t>睿心宝-冠</w:t>
            </w:r>
          </w:p>
          <w:p w14:paraId="186B71D2">
            <w:pPr>
              <w:pStyle w:val="7"/>
              <w:spacing w:before="76" w:line="183" w:lineRule="auto"/>
              <w:ind w:left="123"/>
            </w:pPr>
            <w:r>
              <w:rPr>
                <w:color w:val="FF0000"/>
                <w:spacing w:val="-1"/>
              </w:rPr>
              <w:t>心病风险指</w:t>
            </w:r>
          </w:p>
          <w:p w14:paraId="7987A246">
            <w:pPr>
              <w:pStyle w:val="7"/>
              <w:spacing w:before="76" w:line="183" w:lineRule="auto"/>
              <w:ind w:left="302"/>
            </w:pPr>
            <w:r>
              <w:rPr>
                <w:color w:val="FF0000"/>
                <w:spacing w:val="-1"/>
              </w:rPr>
              <w:t>数评估</w:t>
            </w:r>
          </w:p>
        </w:tc>
        <w:tc>
          <w:tcPr>
            <w:tcW w:w="2165" w:type="dxa"/>
            <w:vAlign w:val="top"/>
          </w:tcPr>
          <w:p w14:paraId="144B4D70">
            <w:pPr>
              <w:spacing w:line="337" w:lineRule="auto"/>
              <w:rPr>
                <w:rFonts w:ascii="Arial"/>
                <w:sz w:val="21"/>
              </w:rPr>
            </w:pPr>
          </w:p>
          <w:p w14:paraId="62FF9AA6">
            <w:pPr>
              <w:spacing w:line="338" w:lineRule="auto"/>
              <w:rPr>
                <w:rFonts w:ascii="Arial"/>
                <w:sz w:val="21"/>
              </w:rPr>
            </w:pPr>
          </w:p>
          <w:p w14:paraId="291A72BE">
            <w:pPr>
              <w:pStyle w:val="7"/>
              <w:spacing w:before="77" w:line="253" w:lineRule="auto"/>
              <w:ind w:left="105" w:right="180"/>
            </w:pPr>
            <w:r>
              <w:rPr>
                <w:color w:val="FF0000"/>
                <w:spacing w:val="-1"/>
              </w:rPr>
              <w:t>睿心宝-冠心病风险指数</w:t>
            </w:r>
            <w:r>
              <w:rPr>
                <w:color w:val="FF0000"/>
                <w:spacing w:val="-2"/>
              </w:rPr>
              <w:t>评估</w:t>
            </w:r>
          </w:p>
        </w:tc>
        <w:tc>
          <w:tcPr>
            <w:tcW w:w="4535" w:type="dxa"/>
            <w:vAlign w:val="top"/>
          </w:tcPr>
          <w:p w14:paraId="399CEE2F">
            <w:pPr>
              <w:pStyle w:val="7"/>
              <w:spacing w:before="134" w:line="242" w:lineRule="auto"/>
              <w:ind w:left="106" w:right="104" w:firstLine="2"/>
              <w:jc w:val="both"/>
            </w:pPr>
            <w:r>
              <w:rPr>
                <w:color w:val="FF0000"/>
              </w:rPr>
              <w:t>冠状动脉钙化积分是计算冠状动脉钙化程度</w:t>
            </w:r>
            <w:r>
              <w:rPr>
                <w:color w:val="FF0000"/>
                <w:spacing w:val="-1"/>
              </w:rPr>
              <w:t>的一项有效</w:t>
            </w:r>
            <w:r>
              <w:rPr>
                <w:color w:val="FF0000"/>
                <w:spacing w:val="-2"/>
              </w:rPr>
              <w:t>量化指标</w:t>
            </w:r>
            <w:r>
              <w:rPr>
                <w:color w:val="FF0000"/>
                <w:spacing w:val="-8"/>
              </w:rPr>
              <w:t xml:space="preserve"> </w:t>
            </w:r>
            <w:r>
              <w:rPr>
                <w:color w:val="FF0000"/>
                <w:spacing w:val="-2"/>
              </w:rPr>
              <w:t>，对冠心病诊断有重要作用。基于人工智能技术的非门控胸部 CT 平扫对冠状</w:t>
            </w:r>
          </w:p>
          <w:p w14:paraId="19B4F6ED">
            <w:pPr>
              <w:pStyle w:val="7"/>
              <w:spacing w:before="2" w:line="234" w:lineRule="auto"/>
              <w:ind w:left="106" w:right="104" w:firstLine="1"/>
              <w:jc w:val="both"/>
            </w:pPr>
            <w:r>
              <w:rPr>
                <w:color w:val="FF0000"/>
                <w:spacing w:val="-2"/>
              </w:rPr>
              <w:t>动脉钙化积分的评价具有较高的准确性</w:t>
            </w:r>
            <w:r>
              <w:rPr>
                <w:color w:val="FF0000"/>
                <w:spacing w:val="-10"/>
              </w:rPr>
              <w:t xml:space="preserve"> </w:t>
            </w:r>
            <w:r>
              <w:rPr>
                <w:color w:val="FF0000"/>
                <w:spacing w:val="-2"/>
              </w:rPr>
              <w:t>，在危险度分层方面与传统门控检查一致性很好</w:t>
            </w:r>
            <w:r>
              <w:rPr>
                <w:color w:val="FF0000"/>
                <w:spacing w:val="-8"/>
              </w:rPr>
              <w:t xml:space="preserve"> </w:t>
            </w:r>
            <w:r>
              <w:rPr>
                <w:color w:val="FF0000"/>
                <w:spacing w:val="-2"/>
              </w:rPr>
              <w:t>，可用于冠心病风险的</w:t>
            </w:r>
            <w:r>
              <w:rPr>
                <w:color w:val="FF0000"/>
                <w:spacing w:val="-1"/>
              </w:rPr>
              <w:t>筛查评估</w:t>
            </w:r>
          </w:p>
        </w:tc>
        <w:tc>
          <w:tcPr>
            <w:tcW w:w="634" w:type="dxa"/>
            <w:vAlign w:val="top"/>
          </w:tcPr>
          <w:p w14:paraId="6EF0A906">
            <w:pPr>
              <w:spacing w:line="266" w:lineRule="auto"/>
              <w:rPr>
                <w:rFonts w:ascii="Arial"/>
                <w:sz w:val="21"/>
              </w:rPr>
            </w:pPr>
          </w:p>
          <w:p w14:paraId="3B9E50B1">
            <w:pPr>
              <w:spacing w:line="266" w:lineRule="auto"/>
              <w:rPr>
                <w:rFonts w:ascii="Arial"/>
                <w:sz w:val="21"/>
              </w:rPr>
            </w:pPr>
          </w:p>
          <w:p w14:paraId="05E0941A">
            <w:pPr>
              <w:spacing w:line="266" w:lineRule="auto"/>
              <w:rPr>
                <w:rFonts w:ascii="Arial"/>
                <w:sz w:val="21"/>
              </w:rPr>
            </w:pPr>
          </w:p>
          <w:p w14:paraId="56D6FA03">
            <w:pPr>
              <w:pStyle w:val="7"/>
              <w:spacing w:before="77" w:line="315" w:lineRule="exact"/>
              <w:ind w:left="249"/>
            </w:pPr>
            <w:r>
              <w:rPr>
                <w:position w:val="3"/>
              </w:rPr>
              <w:t>★</w:t>
            </w:r>
          </w:p>
        </w:tc>
        <w:tc>
          <w:tcPr>
            <w:tcW w:w="635" w:type="dxa"/>
            <w:vAlign w:val="top"/>
          </w:tcPr>
          <w:p w14:paraId="7CC2CCDC">
            <w:pPr>
              <w:rPr>
                <w:rFonts w:ascii="Arial"/>
                <w:sz w:val="21"/>
              </w:rPr>
            </w:pPr>
          </w:p>
        </w:tc>
        <w:tc>
          <w:tcPr>
            <w:tcW w:w="743" w:type="dxa"/>
            <w:vAlign w:val="top"/>
          </w:tcPr>
          <w:p w14:paraId="4F56B317">
            <w:pPr>
              <w:rPr>
                <w:rFonts w:ascii="Arial"/>
                <w:sz w:val="21"/>
              </w:rPr>
            </w:pPr>
          </w:p>
        </w:tc>
      </w:tr>
      <w:tr w14:paraId="38F153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46" w:type="dxa"/>
            <w:vMerge w:val="restart"/>
            <w:tcBorders>
              <w:bottom w:val="nil"/>
            </w:tcBorders>
            <w:vAlign w:val="top"/>
          </w:tcPr>
          <w:p w14:paraId="125FF428">
            <w:pPr>
              <w:spacing w:line="245" w:lineRule="auto"/>
              <w:rPr>
                <w:rFonts w:ascii="Arial"/>
                <w:sz w:val="21"/>
              </w:rPr>
            </w:pPr>
          </w:p>
          <w:p w14:paraId="09399873">
            <w:pPr>
              <w:spacing w:line="245" w:lineRule="auto"/>
              <w:rPr>
                <w:rFonts w:ascii="Arial"/>
                <w:sz w:val="21"/>
              </w:rPr>
            </w:pPr>
          </w:p>
          <w:p w14:paraId="282BC20A">
            <w:pPr>
              <w:spacing w:line="246" w:lineRule="auto"/>
              <w:rPr>
                <w:rFonts w:ascii="Arial"/>
                <w:sz w:val="21"/>
              </w:rPr>
            </w:pPr>
          </w:p>
          <w:p w14:paraId="186E1699">
            <w:pPr>
              <w:spacing w:line="246" w:lineRule="auto"/>
              <w:rPr>
                <w:rFonts w:ascii="Arial"/>
                <w:sz w:val="21"/>
              </w:rPr>
            </w:pPr>
          </w:p>
          <w:p w14:paraId="7EF0FE8C">
            <w:pPr>
              <w:pStyle w:val="7"/>
              <w:spacing w:before="77" w:line="183" w:lineRule="auto"/>
              <w:ind w:left="213"/>
            </w:pPr>
            <w:r>
              <w:rPr>
                <w:spacing w:val="-1"/>
              </w:rPr>
              <w:t>腹部彩超</w:t>
            </w:r>
          </w:p>
        </w:tc>
        <w:tc>
          <w:tcPr>
            <w:tcW w:w="2165" w:type="dxa"/>
            <w:vAlign w:val="top"/>
          </w:tcPr>
          <w:p w14:paraId="0F9ED185">
            <w:pPr>
              <w:pStyle w:val="7"/>
              <w:spacing w:before="90" w:line="168" w:lineRule="auto"/>
              <w:ind w:left="105"/>
            </w:pPr>
            <w:r>
              <w:t>肝</w:t>
            </w:r>
          </w:p>
        </w:tc>
        <w:tc>
          <w:tcPr>
            <w:tcW w:w="4535" w:type="dxa"/>
            <w:vMerge w:val="restart"/>
            <w:tcBorders>
              <w:bottom w:val="nil"/>
            </w:tcBorders>
            <w:vAlign w:val="top"/>
          </w:tcPr>
          <w:p w14:paraId="27F96EE0">
            <w:pPr>
              <w:spacing w:line="327" w:lineRule="auto"/>
              <w:rPr>
                <w:rFonts w:ascii="Arial"/>
                <w:sz w:val="21"/>
              </w:rPr>
            </w:pPr>
          </w:p>
          <w:p w14:paraId="308441EF">
            <w:pPr>
              <w:pStyle w:val="7"/>
              <w:spacing w:before="77" w:line="249" w:lineRule="auto"/>
              <w:ind w:left="107" w:right="104"/>
              <w:jc w:val="both"/>
            </w:pPr>
            <w:r>
              <w:t>对人体腹部内脏器官（肝、胆、脾、胰、双肾</w:t>
            </w:r>
            <w:r>
              <w:rPr>
                <w:spacing w:val="-1"/>
              </w:rPr>
              <w:t>）的状况</w:t>
            </w:r>
            <w:r>
              <w:t>和各种病变（如肿瘤、结石、积水、脂肪肝等</w:t>
            </w:r>
            <w:r>
              <w:rPr>
                <w:spacing w:val="-1"/>
              </w:rPr>
              <w:t>）提供高</w:t>
            </w:r>
            <w:r>
              <w:rPr>
                <w:spacing w:val="-2"/>
              </w:rPr>
              <w:t>清晰度的彩色动态超声断层图像判断</w:t>
            </w:r>
            <w:r>
              <w:rPr>
                <w:spacing w:val="-9"/>
              </w:rPr>
              <w:t xml:space="preserve"> </w:t>
            </w:r>
            <w:r>
              <w:rPr>
                <w:spacing w:val="-2"/>
              </w:rPr>
              <w:t>，依病灶周围血管</w:t>
            </w:r>
            <w:r>
              <w:rPr>
                <w:spacing w:val="-4"/>
              </w:rPr>
              <w:t>情况、病灶内血流血供情况-良恶性病变鉴别；判断肾动</w:t>
            </w:r>
            <w:r>
              <w:rPr>
                <w:spacing w:val="-1"/>
              </w:rPr>
              <w:t>脉狭窄等。</w:t>
            </w:r>
          </w:p>
        </w:tc>
        <w:tc>
          <w:tcPr>
            <w:tcW w:w="634" w:type="dxa"/>
            <w:vAlign w:val="top"/>
          </w:tcPr>
          <w:p w14:paraId="4BF5CE5F">
            <w:pPr>
              <w:pStyle w:val="7"/>
              <w:spacing w:before="45" w:line="203" w:lineRule="auto"/>
              <w:ind w:left="249"/>
            </w:pPr>
            <w:r>
              <w:t>★</w:t>
            </w:r>
          </w:p>
        </w:tc>
        <w:tc>
          <w:tcPr>
            <w:tcW w:w="635" w:type="dxa"/>
            <w:vAlign w:val="top"/>
          </w:tcPr>
          <w:p w14:paraId="4186DFF0">
            <w:pPr>
              <w:pStyle w:val="7"/>
              <w:spacing w:before="45" w:line="203" w:lineRule="auto"/>
              <w:ind w:left="249"/>
            </w:pPr>
            <w:r>
              <w:t>★</w:t>
            </w:r>
          </w:p>
        </w:tc>
        <w:tc>
          <w:tcPr>
            <w:tcW w:w="743" w:type="dxa"/>
            <w:vAlign w:val="top"/>
          </w:tcPr>
          <w:p w14:paraId="6B606CB9">
            <w:pPr>
              <w:pStyle w:val="7"/>
              <w:spacing w:before="45" w:line="203" w:lineRule="auto"/>
              <w:ind w:left="303"/>
            </w:pPr>
            <w:r>
              <w:t>★</w:t>
            </w:r>
          </w:p>
        </w:tc>
      </w:tr>
      <w:tr w14:paraId="21B413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0" w:hRule="atLeast"/>
        </w:trPr>
        <w:tc>
          <w:tcPr>
            <w:tcW w:w="1146" w:type="dxa"/>
            <w:vMerge w:val="continue"/>
            <w:tcBorders>
              <w:top w:val="nil"/>
              <w:bottom w:val="nil"/>
            </w:tcBorders>
            <w:vAlign w:val="top"/>
          </w:tcPr>
          <w:p w14:paraId="6BDC72FB">
            <w:pPr>
              <w:rPr>
                <w:rFonts w:ascii="Arial"/>
                <w:sz w:val="21"/>
              </w:rPr>
            </w:pPr>
          </w:p>
        </w:tc>
        <w:tc>
          <w:tcPr>
            <w:tcW w:w="2165" w:type="dxa"/>
            <w:vAlign w:val="top"/>
          </w:tcPr>
          <w:p w14:paraId="0E3D5D41">
            <w:pPr>
              <w:pStyle w:val="7"/>
              <w:spacing w:before="212" w:line="174" w:lineRule="auto"/>
              <w:ind w:left="105"/>
            </w:pPr>
            <w:r>
              <w:t>胆</w:t>
            </w:r>
          </w:p>
        </w:tc>
        <w:tc>
          <w:tcPr>
            <w:tcW w:w="4535" w:type="dxa"/>
            <w:vMerge w:val="continue"/>
            <w:tcBorders>
              <w:top w:val="nil"/>
              <w:bottom w:val="nil"/>
            </w:tcBorders>
            <w:vAlign w:val="top"/>
          </w:tcPr>
          <w:p w14:paraId="12235656">
            <w:pPr>
              <w:rPr>
                <w:rFonts w:ascii="Arial"/>
                <w:sz w:val="21"/>
              </w:rPr>
            </w:pPr>
          </w:p>
        </w:tc>
        <w:tc>
          <w:tcPr>
            <w:tcW w:w="634" w:type="dxa"/>
            <w:vAlign w:val="top"/>
          </w:tcPr>
          <w:p w14:paraId="64366EEB">
            <w:pPr>
              <w:pStyle w:val="7"/>
              <w:spacing w:before="167" w:line="315" w:lineRule="exact"/>
              <w:ind w:left="249"/>
            </w:pPr>
            <w:r>
              <w:rPr>
                <w:position w:val="3"/>
              </w:rPr>
              <w:t>★</w:t>
            </w:r>
          </w:p>
        </w:tc>
        <w:tc>
          <w:tcPr>
            <w:tcW w:w="635" w:type="dxa"/>
            <w:vAlign w:val="top"/>
          </w:tcPr>
          <w:p w14:paraId="5B1078B0">
            <w:pPr>
              <w:pStyle w:val="7"/>
              <w:spacing w:before="167" w:line="315" w:lineRule="exact"/>
              <w:ind w:left="249"/>
            </w:pPr>
            <w:r>
              <w:rPr>
                <w:position w:val="3"/>
              </w:rPr>
              <w:t>★</w:t>
            </w:r>
          </w:p>
        </w:tc>
        <w:tc>
          <w:tcPr>
            <w:tcW w:w="743" w:type="dxa"/>
            <w:vAlign w:val="top"/>
          </w:tcPr>
          <w:p w14:paraId="43E7B187">
            <w:pPr>
              <w:pStyle w:val="7"/>
              <w:spacing w:before="167" w:line="315" w:lineRule="exact"/>
              <w:ind w:left="303"/>
            </w:pPr>
            <w:r>
              <w:rPr>
                <w:position w:val="3"/>
              </w:rPr>
              <w:t>★</w:t>
            </w:r>
          </w:p>
        </w:tc>
      </w:tr>
      <w:tr w14:paraId="53D012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0" w:hRule="atLeast"/>
        </w:trPr>
        <w:tc>
          <w:tcPr>
            <w:tcW w:w="1146" w:type="dxa"/>
            <w:vMerge w:val="continue"/>
            <w:tcBorders>
              <w:top w:val="nil"/>
              <w:bottom w:val="nil"/>
            </w:tcBorders>
            <w:vAlign w:val="top"/>
          </w:tcPr>
          <w:p w14:paraId="2A632EA1">
            <w:pPr>
              <w:rPr>
                <w:rFonts w:ascii="Arial"/>
                <w:sz w:val="21"/>
              </w:rPr>
            </w:pPr>
          </w:p>
        </w:tc>
        <w:tc>
          <w:tcPr>
            <w:tcW w:w="2165" w:type="dxa"/>
            <w:vAlign w:val="top"/>
          </w:tcPr>
          <w:p w14:paraId="3AB15B50">
            <w:pPr>
              <w:pStyle w:val="7"/>
              <w:spacing w:before="201" w:line="182" w:lineRule="auto"/>
              <w:ind w:left="105"/>
            </w:pPr>
            <w:r>
              <w:t>脾</w:t>
            </w:r>
          </w:p>
        </w:tc>
        <w:tc>
          <w:tcPr>
            <w:tcW w:w="4535" w:type="dxa"/>
            <w:vMerge w:val="continue"/>
            <w:tcBorders>
              <w:top w:val="nil"/>
              <w:bottom w:val="nil"/>
            </w:tcBorders>
            <w:vAlign w:val="top"/>
          </w:tcPr>
          <w:p w14:paraId="51E4FC08">
            <w:pPr>
              <w:rPr>
                <w:rFonts w:ascii="Arial"/>
                <w:sz w:val="21"/>
              </w:rPr>
            </w:pPr>
          </w:p>
        </w:tc>
        <w:tc>
          <w:tcPr>
            <w:tcW w:w="634" w:type="dxa"/>
            <w:vAlign w:val="top"/>
          </w:tcPr>
          <w:p w14:paraId="772DECDB">
            <w:pPr>
              <w:pStyle w:val="7"/>
              <w:spacing w:before="166" w:line="315" w:lineRule="exact"/>
              <w:ind w:left="249"/>
            </w:pPr>
            <w:r>
              <w:rPr>
                <w:position w:val="3"/>
              </w:rPr>
              <w:t>★</w:t>
            </w:r>
          </w:p>
        </w:tc>
        <w:tc>
          <w:tcPr>
            <w:tcW w:w="635" w:type="dxa"/>
            <w:vAlign w:val="top"/>
          </w:tcPr>
          <w:p w14:paraId="4B3791DA">
            <w:pPr>
              <w:pStyle w:val="7"/>
              <w:spacing w:before="166" w:line="315" w:lineRule="exact"/>
              <w:ind w:left="249"/>
            </w:pPr>
            <w:r>
              <w:rPr>
                <w:position w:val="3"/>
              </w:rPr>
              <w:t>★</w:t>
            </w:r>
          </w:p>
        </w:tc>
        <w:tc>
          <w:tcPr>
            <w:tcW w:w="743" w:type="dxa"/>
            <w:vAlign w:val="top"/>
          </w:tcPr>
          <w:p w14:paraId="699312AB">
            <w:pPr>
              <w:pStyle w:val="7"/>
              <w:spacing w:before="166" w:line="315" w:lineRule="exact"/>
              <w:ind w:left="303"/>
            </w:pPr>
            <w:r>
              <w:rPr>
                <w:position w:val="3"/>
              </w:rPr>
              <w:t>★</w:t>
            </w:r>
          </w:p>
        </w:tc>
      </w:tr>
      <w:tr w14:paraId="13421F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0" w:hRule="atLeast"/>
        </w:trPr>
        <w:tc>
          <w:tcPr>
            <w:tcW w:w="1146" w:type="dxa"/>
            <w:vMerge w:val="continue"/>
            <w:tcBorders>
              <w:top w:val="nil"/>
            </w:tcBorders>
            <w:vAlign w:val="top"/>
          </w:tcPr>
          <w:p w14:paraId="733D614B">
            <w:pPr>
              <w:rPr>
                <w:rFonts w:ascii="Arial"/>
                <w:sz w:val="21"/>
              </w:rPr>
            </w:pPr>
          </w:p>
        </w:tc>
        <w:tc>
          <w:tcPr>
            <w:tcW w:w="2165" w:type="dxa"/>
            <w:vAlign w:val="top"/>
          </w:tcPr>
          <w:p w14:paraId="686E41AC">
            <w:pPr>
              <w:spacing w:line="265" w:lineRule="auto"/>
              <w:rPr>
                <w:rFonts w:ascii="Arial"/>
                <w:sz w:val="21"/>
              </w:rPr>
            </w:pPr>
          </w:p>
          <w:p w14:paraId="33F7A19C">
            <w:pPr>
              <w:pStyle w:val="7"/>
              <w:spacing w:before="78" w:line="180" w:lineRule="auto"/>
              <w:ind w:left="104"/>
            </w:pPr>
            <w:r>
              <w:t>胰</w:t>
            </w:r>
          </w:p>
        </w:tc>
        <w:tc>
          <w:tcPr>
            <w:tcW w:w="4535" w:type="dxa"/>
            <w:vMerge w:val="continue"/>
            <w:tcBorders>
              <w:top w:val="nil"/>
            </w:tcBorders>
            <w:vAlign w:val="top"/>
          </w:tcPr>
          <w:p w14:paraId="2C16BF37">
            <w:pPr>
              <w:rPr>
                <w:rFonts w:ascii="Arial"/>
                <w:sz w:val="21"/>
              </w:rPr>
            </w:pPr>
          </w:p>
        </w:tc>
        <w:tc>
          <w:tcPr>
            <w:tcW w:w="634" w:type="dxa"/>
            <w:vAlign w:val="top"/>
          </w:tcPr>
          <w:p w14:paraId="7137F11A">
            <w:pPr>
              <w:pStyle w:val="7"/>
              <w:spacing w:before="307" w:line="315" w:lineRule="exact"/>
              <w:ind w:left="249"/>
            </w:pPr>
            <w:r>
              <w:rPr>
                <w:position w:val="3"/>
              </w:rPr>
              <w:t>★</w:t>
            </w:r>
          </w:p>
        </w:tc>
        <w:tc>
          <w:tcPr>
            <w:tcW w:w="635" w:type="dxa"/>
            <w:vAlign w:val="top"/>
          </w:tcPr>
          <w:p w14:paraId="3EF6A50F">
            <w:pPr>
              <w:pStyle w:val="7"/>
              <w:spacing w:before="307" w:line="315" w:lineRule="exact"/>
              <w:ind w:left="249"/>
            </w:pPr>
            <w:r>
              <w:rPr>
                <w:position w:val="3"/>
              </w:rPr>
              <w:t>★</w:t>
            </w:r>
          </w:p>
        </w:tc>
        <w:tc>
          <w:tcPr>
            <w:tcW w:w="743" w:type="dxa"/>
            <w:vAlign w:val="top"/>
          </w:tcPr>
          <w:p w14:paraId="3D9944F9">
            <w:pPr>
              <w:pStyle w:val="7"/>
              <w:spacing w:before="307" w:line="315" w:lineRule="exact"/>
              <w:ind w:left="303"/>
            </w:pPr>
            <w:r>
              <w:rPr>
                <w:position w:val="3"/>
              </w:rPr>
              <w:t>★</w:t>
            </w:r>
          </w:p>
        </w:tc>
      </w:tr>
    </w:tbl>
    <w:p w14:paraId="6A4EC42E">
      <w:pPr>
        <w:rPr>
          <w:rFonts w:ascii="Arial"/>
          <w:sz w:val="21"/>
        </w:rPr>
      </w:pPr>
    </w:p>
    <w:p w14:paraId="16BA157C">
      <w:pPr>
        <w:rPr>
          <w:rFonts w:ascii="Arial" w:hAnsi="Arial" w:eastAsia="Arial" w:cs="Arial"/>
          <w:sz w:val="21"/>
          <w:szCs w:val="21"/>
        </w:rPr>
        <w:sectPr>
          <w:footerReference r:id="rId22" w:type="default"/>
          <w:pgSz w:w="11906" w:h="16839"/>
          <w:pgMar w:top="400" w:right="1021" w:bottom="1170" w:left="1021" w:header="0" w:footer="956" w:gutter="0"/>
          <w:cols w:space="720" w:num="1"/>
        </w:sectPr>
      </w:pPr>
    </w:p>
    <w:p w14:paraId="0F89106A">
      <w:pPr>
        <w:spacing w:before="3"/>
      </w:pPr>
    </w:p>
    <w:p w14:paraId="3D724037">
      <w:pPr>
        <w:spacing w:before="3"/>
      </w:pPr>
    </w:p>
    <w:p w14:paraId="4BF11CA7">
      <w:pPr>
        <w:spacing w:before="3"/>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6"/>
        <w:gridCol w:w="2165"/>
        <w:gridCol w:w="4535"/>
        <w:gridCol w:w="634"/>
        <w:gridCol w:w="635"/>
        <w:gridCol w:w="743"/>
      </w:tblGrid>
      <w:tr w14:paraId="3234A1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07" w:hRule="atLeast"/>
        </w:trPr>
        <w:tc>
          <w:tcPr>
            <w:tcW w:w="1146" w:type="dxa"/>
            <w:vAlign w:val="top"/>
          </w:tcPr>
          <w:p w14:paraId="3FC9EE65">
            <w:pPr>
              <w:rPr>
                <w:rFonts w:ascii="Arial"/>
                <w:sz w:val="21"/>
              </w:rPr>
            </w:pPr>
          </w:p>
        </w:tc>
        <w:tc>
          <w:tcPr>
            <w:tcW w:w="2165" w:type="dxa"/>
            <w:vAlign w:val="top"/>
          </w:tcPr>
          <w:p w14:paraId="4A3913DE">
            <w:pPr>
              <w:spacing w:line="273" w:lineRule="auto"/>
              <w:rPr>
                <w:rFonts w:ascii="Arial"/>
                <w:sz w:val="21"/>
              </w:rPr>
            </w:pPr>
          </w:p>
          <w:p w14:paraId="2A02C306">
            <w:pPr>
              <w:spacing w:line="273" w:lineRule="auto"/>
              <w:rPr>
                <w:rFonts w:ascii="Arial"/>
                <w:sz w:val="21"/>
              </w:rPr>
            </w:pPr>
          </w:p>
          <w:p w14:paraId="2BB08223">
            <w:pPr>
              <w:spacing w:line="273" w:lineRule="auto"/>
              <w:rPr>
                <w:rFonts w:ascii="Arial"/>
                <w:sz w:val="21"/>
              </w:rPr>
            </w:pPr>
          </w:p>
          <w:p w14:paraId="07EF8DD0">
            <w:pPr>
              <w:spacing w:line="274" w:lineRule="auto"/>
              <w:rPr>
                <w:rFonts w:ascii="Arial"/>
                <w:sz w:val="21"/>
              </w:rPr>
            </w:pPr>
          </w:p>
          <w:p w14:paraId="040B3250">
            <w:pPr>
              <w:pStyle w:val="7"/>
              <w:spacing w:before="77" w:line="180" w:lineRule="auto"/>
              <w:ind w:left="104"/>
            </w:pPr>
            <w:r>
              <w:rPr>
                <w:spacing w:val="-1"/>
              </w:rPr>
              <w:t>双肾</w:t>
            </w:r>
          </w:p>
        </w:tc>
        <w:tc>
          <w:tcPr>
            <w:tcW w:w="4535" w:type="dxa"/>
            <w:vAlign w:val="top"/>
          </w:tcPr>
          <w:p w14:paraId="2B0FFBC9">
            <w:pPr>
              <w:rPr>
                <w:rFonts w:ascii="Arial"/>
                <w:sz w:val="21"/>
              </w:rPr>
            </w:pPr>
          </w:p>
        </w:tc>
        <w:tc>
          <w:tcPr>
            <w:tcW w:w="634" w:type="dxa"/>
            <w:vAlign w:val="top"/>
          </w:tcPr>
          <w:p w14:paraId="0CA45766">
            <w:pPr>
              <w:spacing w:line="264" w:lineRule="auto"/>
              <w:rPr>
                <w:rFonts w:ascii="Arial"/>
                <w:sz w:val="21"/>
              </w:rPr>
            </w:pPr>
          </w:p>
          <w:p w14:paraId="04146FB2">
            <w:pPr>
              <w:spacing w:line="264" w:lineRule="auto"/>
              <w:rPr>
                <w:rFonts w:ascii="Arial"/>
                <w:sz w:val="21"/>
              </w:rPr>
            </w:pPr>
          </w:p>
          <w:p w14:paraId="179E8E66">
            <w:pPr>
              <w:spacing w:line="264" w:lineRule="auto"/>
              <w:rPr>
                <w:rFonts w:ascii="Arial"/>
                <w:sz w:val="21"/>
              </w:rPr>
            </w:pPr>
          </w:p>
          <w:p w14:paraId="712C94FC">
            <w:pPr>
              <w:spacing w:line="264" w:lineRule="auto"/>
              <w:rPr>
                <w:rFonts w:ascii="Arial"/>
                <w:sz w:val="21"/>
              </w:rPr>
            </w:pPr>
          </w:p>
          <w:p w14:paraId="445191CD">
            <w:pPr>
              <w:pStyle w:val="7"/>
              <w:spacing w:before="77" w:line="315" w:lineRule="exact"/>
              <w:ind w:left="249"/>
            </w:pPr>
            <w:r>
              <w:rPr>
                <w:position w:val="3"/>
              </w:rPr>
              <w:t>★</w:t>
            </w:r>
          </w:p>
        </w:tc>
        <w:tc>
          <w:tcPr>
            <w:tcW w:w="635" w:type="dxa"/>
            <w:vAlign w:val="top"/>
          </w:tcPr>
          <w:p w14:paraId="267771FE">
            <w:pPr>
              <w:spacing w:line="264" w:lineRule="auto"/>
              <w:rPr>
                <w:rFonts w:ascii="Arial"/>
                <w:sz w:val="21"/>
              </w:rPr>
            </w:pPr>
          </w:p>
          <w:p w14:paraId="5F4FCD68">
            <w:pPr>
              <w:spacing w:line="264" w:lineRule="auto"/>
              <w:rPr>
                <w:rFonts w:ascii="Arial"/>
                <w:sz w:val="21"/>
              </w:rPr>
            </w:pPr>
          </w:p>
          <w:p w14:paraId="1D740FF6">
            <w:pPr>
              <w:spacing w:line="264" w:lineRule="auto"/>
              <w:rPr>
                <w:rFonts w:ascii="Arial"/>
                <w:sz w:val="21"/>
              </w:rPr>
            </w:pPr>
          </w:p>
          <w:p w14:paraId="6A7CE23B">
            <w:pPr>
              <w:spacing w:line="264" w:lineRule="auto"/>
              <w:rPr>
                <w:rFonts w:ascii="Arial"/>
                <w:sz w:val="21"/>
              </w:rPr>
            </w:pPr>
          </w:p>
          <w:p w14:paraId="77041D72">
            <w:pPr>
              <w:pStyle w:val="7"/>
              <w:spacing w:before="77" w:line="315" w:lineRule="exact"/>
              <w:ind w:left="249"/>
            </w:pPr>
            <w:r>
              <w:rPr>
                <w:position w:val="3"/>
              </w:rPr>
              <w:t>★</w:t>
            </w:r>
          </w:p>
        </w:tc>
        <w:tc>
          <w:tcPr>
            <w:tcW w:w="743" w:type="dxa"/>
            <w:vAlign w:val="top"/>
          </w:tcPr>
          <w:p w14:paraId="0E40B531">
            <w:pPr>
              <w:spacing w:line="264" w:lineRule="auto"/>
              <w:rPr>
                <w:rFonts w:ascii="Arial"/>
                <w:sz w:val="21"/>
              </w:rPr>
            </w:pPr>
          </w:p>
          <w:p w14:paraId="305CC81D">
            <w:pPr>
              <w:spacing w:line="264" w:lineRule="auto"/>
              <w:rPr>
                <w:rFonts w:ascii="Arial"/>
                <w:sz w:val="21"/>
              </w:rPr>
            </w:pPr>
          </w:p>
          <w:p w14:paraId="0D0F8EB4">
            <w:pPr>
              <w:spacing w:line="264" w:lineRule="auto"/>
              <w:rPr>
                <w:rFonts w:ascii="Arial"/>
                <w:sz w:val="21"/>
              </w:rPr>
            </w:pPr>
          </w:p>
          <w:p w14:paraId="1ADCC8DF">
            <w:pPr>
              <w:spacing w:line="264" w:lineRule="auto"/>
              <w:rPr>
                <w:rFonts w:ascii="Arial"/>
                <w:sz w:val="21"/>
              </w:rPr>
            </w:pPr>
          </w:p>
          <w:p w14:paraId="3278F54A">
            <w:pPr>
              <w:pStyle w:val="7"/>
              <w:spacing w:before="77" w:line="315" w:lineRule="exact"/>
              <w:ind w:left="303"/>
            </w:pPr>
            <w:r>
              <w:rPr>
                <w:position w:val="3"/>
              </w:rPr>
              <w:t>★</w:t>
            </w:r>
          </w:p>
        </w:tc>
      </w:tr>
      <w:tr w14:paraId="0869B0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1146" w:type="dxa"/>
            <w:vMerge w:val="restart"/>
            <w:tcBorders>
              <w:bottom w:val="nil"/>
            </w:tcBorders>
            <w:vAlign w:val="top"/>
          </w:tcPr>
          <w:p w14:paraId="6CB3839B">
            <w:pPr>
              <w:spacing w:line="243" w:lineRule="auto"/>
              <w:rPr>
                <w:rFonts w:ascii="Arial"/>
                <w:sz w:val="21"/>
              </w:rPr>
            </w:pPr>
          </w:p>
          <w:p w14:paraId="4F7F38E5">
            <w:pPr>
              <w:spacing w:line="243" w:lineRule="auto"/>
              <w:rPr>
                <w:rFonts w:ascii="Arial"/>
                <w:sz w:val="21"/>
              </w:rPr>
            </w:pPr>
          </w:p>
          <w:p w14:paraId="047023AB">
            <w:pPr>
              <w:spacing w:line="243" w:lineRule="auto"/>
              <w:rPr>
                <w:rFonts w:ascii="Arial"/>
                <w:sz w:val="21"/>
              </w:rPr>
            </w:pPr>
          </w:p>
          <w:p w14:paraId="6ECAD5F3">
            <w:pPr>
              <w:spacing w:line="244" w:lineRule="auto"/>
              <w:rPr>
                <w:rFonts w:ascii="Arial"/>
                <w:sz w:val="21"/>
              </w:rPr>
            </w:pPr>
          </w:p>
          <w:p w14:paraId="24D4D1B3">
            <w:pPr>
              <w:spacing w:line="244" w:lineRule="auto"/>
              <w:rPr>
                <w:rFonts w:ascii="Arial"/>
                <w:sz w:val="21"/>
              </w:rPr>
            </w:pPr>
          </w:p>
          <w:p w14:paraId="25DB9794">
            <w:pPr>
              <w:spacing w:line="244" w:lineRule="auto"/>
              <w:rPr>
                <w:rFonts w:ascii="Arial"/>
                <w:sz w:val="21"/>
              </w:rPr>
            </w:pPr>
          </w:p>
          <w:p w14:paraId="7AB42188">
            <w:pPr>
              <w:spacing w:line="244" w:lineRule="auto"/>
              <w:rPr>
                <w:rFonts w:ascii="Arial"/>
                <w:sz w:val="21"/>
              </w:rPr>
            </w:pPr>
          </w:p>
          <w:p w14:paraId="00747AC4">
            <w:pPr>
              <w:spacing w:line="244" w:lineRule="auto"/>
              <w:rPr>
                <w:rFonts w:ascii="Arial"/>
                <w:sz w:val="21"/>
              </w:rPr>
            </w:pPr>
          </w:p>
          <w:p w14:paraId="258ADA12">
            <w:pPr>
              <w:spacing w:line="244" w:lineRule="auto"/>
              <w:rPr>
                <w:rFonts w:ascii="Arial"/>
                <w:sz w:val="21"/>
              </w:rPr>
            </w:pPr>
          </w:p>
          <w:p w14:paraId="37699BEE">
            <w:pPr>
              <w:spacing w:line="244" w:lineRule="auto"/>
              <w:rPr>
                <w:rFonts w:ascii="Arial"/>
                <w:sz w:val="21"/>
              </w:rPr>
            </w:pPr>
          </w:p>
          <w:p w14:paraId="71EF2C46">
            <w:pPr>
              <w:spacing w:line="244" w:lineRule="auto"/>
              <w:rPr>
                <w:rFonts w:ascii="Arial"/>
                <w:sz w:val="21"/>
              </w:rPr>
            </w:pPr>
          </w:p>
          <w:p w14:paraId="22000974">
            <w:pPr>
              <w:spacing w:line="244" w:lineRule="auto"/>
              <w:rPr>
                <w:rFonts w:ascii="Arial"/>
                <w:sz w:val="21"/>
              </w:rPr>
            </w:pPr>
          </w:p>
          <w:p w14:paraId="32C0CFF5">
            <w:pPr>
              <w:spacing w:line="244" w:lineRule="auto"/>
              <w:rPr>
                <w:rFonts w:ascii="Arial"/>
                <w:sz w:val="21"/>
              </w:rPr>
            </w:pPr>
          </w:p>
          <w:p w14:paraId="7EE36AD1">
            <w:pPr>
              <w:spacing w:line="244" w:lineRule="auto"/>
              <w:rPr>
                <w:rFonts w:ascii="Arial"/>
                <w:sz w:val="21"/>
              </w:rPr>
            </w:pPr>
          </w:p>
          <w:p w14:paraId="4BE9A5B0">
            <w:pPr>
              <w:spacing w:line="244" w:lineRule="auto"/>
              <w:rPr>
                <w:rFonts w:ascii="Arial"/>
                <w:sz w:val="21"/>
              </w:rPr>
            </w:pPr>
          </w:p>
          <w:p w14:paraId="24A61292">
            <w:pPr>
              <w:spacing w:line="244" w:lineRule="auto"/>
              <w:rPr>
                <w:rFonts w:ascii="Arial"/>
                <w:sz w:val="21"/>
              </w:rPr>
            </w:pPr>
          </w:p>
          <w:p w14:paraId="7B736C49">
            <w:pPr>
              <w:pStyle w:val="7"/>
              <w:spacing w:before="77" w:line="255" w:lineRule="auto"/>
              <w:ind w:left="483" w:right="131" w:hanging="349"/>
            </w:pPr>
            <w:r>
              <w:rPr>
                <w:spacing w:val="-5"/>
              </w:rPr>
              <w:t>高清彩色</w:t>
            </w:r>
            <w:r>
              <w:rPr>
                <w:spacing w:val="12"/>
              </w:rPr>
              <w:t xml:space="preserve"> </w:t>
            </w:r>
            <w:r>
              <w:rPr>
                <w:spacing w:val="-5"/>
              </w:rPr>
              <w:t>B</w:t>
            </w:r>
            <w:r>
              <w:t>超</w:t>
            </w:r>
          </w:p>
        </w:tc>
        <w:tc>
          <w:tcPr>
            <w:tcW w:w="2165" w:type="dxa"/>
            <w:vAlign w:val="top"/>
          </w:tcPr>
          <w:p w14:paraId="1304EB52">
            <w:pPr>
              <w:spacing w:line="308" w:lineRule="auto"/>
              <w:rPr>
                <w:rFonts w:ascii="Arial"/>
                <w:sz w:val="21"/>
              </w:rPr>
            </w:pPr>
          </w:p>
          <w:p w14:paraId="0C47691F">
            <w:pPr>
              <w:pStyle w:val="7"/>
              <w:spacing w:before="77" w:line="183" w:lineRule="auto"/>
              <w:ind w:left="123"/>
            </w:pPr>
            <w:r>
              <w:rPr>
                <w:spacing w:val="-5"/>
              </w:rPr>
              <w:t>甲状腺彩超</w:t>
            </w:r>
          </w:p>
        </w:tc>
        <w:tc>
          <w:tcPr>
            <w:tcW w:w="4535" w:type="dxa"/>
            <w:vAlign w:val="top"/>
          </w:tcPr>
          <w:p w14:paraId="55F10416">
            <w:pPr>
              <w:pStyle w:val="7"/>
              <w:spacing w:before="73" w:line="222" w:lineRule="auto"/>
              <w:ind w:left="107" w:right="104"/>
            </w:pPr>
            <w:r>
              <w:t>通过彩色超声仪器更清晰地观察甲状腺肿物、</w:t>
            </w:r>
            <w:r>
              <w:rPr>
                <w:spacing w:val="-1"/>
              </w:rPr>
              <w:t>结节、肿</w:t>
            </w:r>
            <w:r>
              <w:rPr>
                <w:spacing w:val="-2"/>
              </w:rPr>
              <w:t>大、炎症；可发现甲状腺肿、</w:t>
            </w:r>
            <w:r>
              <w:rPr>
                <w:spacing w:val="-29"/>
              </w:rPr>
              <w:t xml:space="preserve"> </w:t>
            </w:r>
            <w:r>
              <w:rPr>
                <w:spacing w:val="-2"/>
              </w:rPr>
              <w:t>甲状腺囊肿、</w:t>
            </w:r>
            <w:r>
              <w:rPr>
                <w:spacing w:val="-34"/>
              </w:rPr>
              <w:t xml:space="preserve"> </w:t>
            </w:r>
            <w:r>
              <w:rPr>
                <w:spacing w:val="-2"/>
              </w:rPr>
              <w:t>甲状腺炎、甲状腺瘤、</w:t>
            </w:r>
            <w:r>
              <w:rPr>
                <w:spacing w:val="-31"/>
              </w:rPr>
              <w:t xml:space="preserve"> </w:t>
            </w:r>
            <w:r>
              <w:rPr>
                <w:spacing w:val="-2"/>
              </w:rPr>
              <w:t>甲状腺癌等疾病。</w:t>
            </w:r>
          </w:p>
        </w:tc>
        <w:tc>
          <w:tcPr>
            <w:tcW w:w="634" w:type="dxa"/>
            <w:vAlign w:val="top"/>
          </w:tcPr>
          <w:p w14:paraId="36531F6E">
            <w:pPr>
              <w:spacing w:line="275" w:lineRule="auto"/>
              <w:rPr>
                <w:rFonts w:ascii="Arial"/>
                <w:sz w:val="21"/>
              </w:rPr>
            </w:pPr>
          </w:p>
          <w:p w14:paraId="31C1FCB8">
            <w:pPr>
              <w:pStyle w:val="7"/>
              <w:spacing w:before="77" w:line="315" w:lineRule="exact"/>
              <w:ind w:left="249"/>
            </w:pPr>
            <w:r>
              <w:rPr>
                <w:position w:val="3"/>
              </w:rPr>
              <w:t>★</w:t>
            </w:r>
          </w:p>
        </w:tc>
        <w:tc>
          <w:tcPr>
            <w:tcW w:w="635" w:type="dxa"/>
            <w:vAlign w:val="top"/>
          </w:tcPr>
          <w:p w14:paraId="029BFEEB">
            <w:pPr>
              <w:spacing w:line="275" w:lineRule="auto"/>
              <w:rPr>
                <w:rFonts w:ascii="Arial"/>
                <w:sz w:val="21"/>
              </w:rPr>
            </w:pPr>
          </w:p>
          <w:p w14:paraId="756719F4">
            <w:pPr>
              <w:pStyle w:val="7"/>
              <w:spacing w:before="77" w:line="315" w:lineRule="exact"/>
              <w:ind w:left="249"/>
            </w:pPr>
            <w:r>
              <w:rPr>
                <w:position w:val="3"/>
              </w:rPr>
              <w:t>★</w:t>
            </w:r>
          </w:p>
        </w:tc>
        <w:tc>
          <w:tcPr>
            <w:tcW w:w="743" w:type="dxa"/>
            <w:vAlign w:val="top"/>
          </w:tcPr>
          <w:p w14:paraId="0C2F03DC">
            <w:pPr>
              <w:spacing w:line="275" w:lineRule="auto"/>
              <w:rPr>
                <w:rFonts w:ascii="Arial"/>
                <w:sz w:val="21"/>
              </w:rPr>
            </w:pPr>
          </w:p>
          <w:p w14:paraId="6B218DF0">
            <w:pPr>
              <w:pStyle w:val="7"/>
              <w:spacing w:before="77" w:line="315" w:lineRule="exact"/>
              <w:ind w:left="303"/>
            </w:pPr>
            <w:r>
              <w:rPr>
                <w:position w:val="3"/>
              </w:rPr>
              <w:t>★</w:t>
            </w:r>
          </w:p>
        </w:tc>
      </w:tr>
      <w:tr w14:paraId="5565B5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8" w:hRule="atLeast"/>
        </w:trPr>
        <w:tc>
          <w:tcPr>
            <w:tcW w:w="1146" w:type="dxa"/>
            <w:vMerge w:val="continue"/>
            <w:tcBorders>
              <w:top w:val="nil"/>
              <w:bottom w:val="nil"/>
            </w:tcBorders>
            <w:vAlign w:val="top"/>
          </w:tcPr>
          <w:p w14:paraId="172CF7EC">
            <w:pPr>
              <w:rPr>
                <w:rFonts w:ascii="Arial"/>
                <w:sz w:val="21"/>
              </w:rPr>
            </w:pPr>
          </w:p>
        </w:tc>
        <w:tc>
          <w:tcPr>
            <w:tcW w:w="2165" w:type="dxa"/>
            <w:vAlign w:val="top"/>
          </w:tcPr>
          <w:p w14:paraId="48AA87F9">
            <w:pPr>
              <w:spacing w:line="257" w:lineRule="auto"/>
              <w:rPr>
                <w:rFonts w:ascii="Arial"/>
                <w:sz w:val="21"/>
              </w:rPr>
            </w:pPr>
          </w:p>
          <w:p w14:paraId="2963AA04">
            <w:pPr>
              <w:pStyle w:val="7"/>
              <w:spacing w:before="78" w:line="183" w:lineRule="auto"/>
              <w:ind w:left="106"/>
            </w:pPr>
            <w:r>
              <w:rPr>
                <w:spacing w:val="-1"/>
              </w:rPr>
              <w:t>乳腺彩超</w:t>
            </w:r>
          </w:p>
        </w:tc>
        <w:tc>
          <w:tcPr>
            <w:tcW w:w="4535" w:type="dxa"/>
            <w:vAlign w:val="top"/>
          </w:tcPr>
          <w:p w14:paraId="0308360C">
            <w:pPr>
              <w:pStyle w:val="7"/>
              <w:spacing w:before="179" w:line="252" w:lineRule="auto"/>
              <w:ind w:left="108" w:right="104" w:hanging="1"/>
            </w:pPr>
            <w:r>
              <w:rPr>
                <w:spacing w:val="-2"/>
              </w:rPr>
              <w:t>通过彩色超声仪器检查乳腺</w:t>
            </w:r>
            <w:r>
              <w:rPr>
                <w:spacing w:val="-9"/>
              </w:rPr>
              <w:t xml:space="preserve"> </w:t>
            </w:r>
            <w:r>
              <w:rPr>
                <w:spacing w:val="-2"/>
              </w:rPr>
              <w:t>，发现乳腺增生、肿物、结</w:t>
            </w:r>
            <w:r>
              <w:rPr>
                <w:spacing w:val="-1"/>
              </w:rPr>
              <w:t>节、囊肿、腺瘤、乳腺癌等病变。</w:t>
            </w:r>
          </w:p>
        </w:tc>
        <w:tc>
          <w:tcPr>
            <w:tcW w:w="634" w:type="dxa"/>
            <w:vAlign w:val="top"/>
          </w:tcPr>
          <w:p w14:paraId="78C5ACE7">
            <w:pPr>
              <w:rPr>
                <w:rFonts w:ascii="Arial"/>
                <w:sz w:val="21"/>
              </w:rPr>
            </w:pPr>
          </w:p>
        </w:tc>
        <w:tc>
          <w:tcPr>
            <w:tcW w:w="635" w:type="dxa"/>
            <w:vAlign w:val="top"/>
          </w:tcPr>
          <w:p w14:paraId="1E9C17E7">
            <w:pPr>
              <w:pStyle w:val="7"/>
              <w:spacing w:before="303" w:line="315" w:lineRule="exact"/>
              <w:ind w:left="249"/>
            </w:pPr>
            <w:r>
              <w:rPr>
                <w:position w:val="3"/>
              </w:rPr>
              <w:t>★</w:t>
            </w:r>
          </w:p>
        </w:tc>
        <w:tc>
          <w:tcPr>
            <w:tcW w:w="743" w:type="dxa"/>
            <w:vAlign w:val="top"/>
          </w:tcPr>
          <w:p w14:paraId="445E463B">
            <w:pPr>
              <w:pStyle w:val="7"/>
              <w:spacing w:before="303" w:line="315" w:lineRule="exact"/>
              <w:ind w:left="303"/>
            </w:pPr>
            <w:r>
              <w:rPr>
                <w:position w:val="3"/>
              </w:rPr>
              <w:t>★</w:t>
            </w:r>
          </w:p>
        </w:tc>
      </w:tr>
      <w:tr w14:paraId="0AECAA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2" w:hRule="atLeast"/>
        </w:trPr>
        <w:tc>
          <w:tcPr>
            <w:tcW w:w="1146" w:type="dxa"/>
            <w:vMerge w:val="continue"/>
            <w:tcBorders>
              <w:top w:val="nil"/>
              <w:bottom w:val="nil"/>
            </w:tcBorders>
            <w:vAlign w:val="top"/>
          </w:tcPr>
          <w:p w14:paraId="298ABC96">
            <w:pPr>
              <w:rPr>
                <w:rFonts w:ascii="Arial"/>
                <w:sz w:val="21"/>
              </w:rPr>
            </w:pPr>
          </w:p>
        </w:tc>
        <w:tc>
          <w:tcPr>
            <w:tcW w:w="2165" w:type="dxa"/>
            <w:vAlign w:val="top"/>
          </w:tcPr>
          <w:p w14:paraId="7C808F01">
            <w:pPr>
              <w:spacing w:line="266" w:lineRule="auto"/>
              <w:rPr>
                <w:rFonts w:ascii="Arial"/>
                <w:sz w:val="21"/>
              </w:rPr>
            </w:pPr>
          </w:p>
          <w:p w14:paraId="23A63507">
            <w:pPr>
              <w:spacing w:line="267" w:lineRule="auto"/>
              <w:rPr>
                <w:rFonts w:ascii="Arial"/>
                <w:sz w:val="21"/>
              </w:rPr>
            </w:pPr>
          </w:p>
          <w:p w14:paraId="7DEC3CD4">
            <w:pPr>
              <w:pStyle w:val="7"/>
              <w:spacing w:before="78" w:line="183" w:lineRule="auto"/>
              <w:ind w:left="106"/>
            </w:pPr>
            <w:r>
              <w:rPr>
                <w:spacing w:val="-1"/>
              </w:rPr>
              <w:t>子宫附件彩超</w:t>
            </w:r>
          </w:p>
        </w:tc>
        <w:tc>
          <w:tcPr>
            <w:tcW w:w="4535" w:type="dxa"/>
            <w:vAlign w:val="top"/>
          </w:tcPr>
          <w:p w14:paraId="516F482F">
            <w:pPr>
              <w:pStyle w:val="7"/>
              <w:spacing w:before="268" w:line="246" w:lineRule="auto"/>
              <w:ind w:left="107" w:right="104"/>
              <w:jc w:val="both"/>
            </w:pPr>
            <w:r>
              <w:t>通过彩色超声仪器清晰地观察子宫及附件（卵</w:t>
            </w:r>
            <w:r>
              <w:rPr>
                <w:spacing w:val="-1"/>
              </w:rPr>
              <w:t>巢、输卵</w:t>
            </w:r>
            <w:r>
              <w:rPr>
                <w:spacing w:val="-2"/>
              </w:rPr>
              <w:t>管）大小、形态结构及内部回声的情况</w:t>
            </w:r>
            <w:r>
              <w:rPr>
                <w:spacing w:val="-10"/>
              </w:rPr>
              <w:t xml:space="preserve"> </w:t>
            </w:r>
            <w:r>
              <w:rPr>
                <w:spacing w:val="-2"/>
              </w:rPr>
              <w:t>，鉴别正常和异</w:t>
            </w:r>
            <w:r>
              <w:rPr>
                <w:spacing w:val="-4"/>
              </w:rPr>
              <w:t>常</w:t>
            </w:r>
            <w:r>
              <w:rPr>
                <w:spacing w:val="-13"/>
              </w:rPr>
              <w:t xml:space="preserve"> </w:t>
            </w:r>
            <w:r>
              <w:rPr>
                <w:spacing w:val="-4"/>
              </w:rPr>
              <w:t>，了解病变的性质</w:t>
            </w:r>
            <w:r>
              <w:rPr>
                <w:spacing w:val="-26"/>
              </w:rPr>
              <w:t xml:space="preserve"> </w:t>
            </w:r>
            <w:r>
              <w:rPr>
                <w:spacing w:val="-4"/>
              </w:rPr>
              <w:t>，判别有无恶性病变</w:t>
            </w:r>
          </w:p>
        </w:tc>
        <w:tc>
          <w:tcPr>
            <w:tcW w:w="634" w:type="dxa"/>
            <w:vAlign w:val="top"/>
          </w:tcPr>
          <w:p w14:paraId="0FADBE07">
            <w:pPr>
              <w:rPr>
                <w:rFonts w:ascii="Arial"/>
                <w:sz w:val="21"/>
              </w:rPr>
            </w:pPr>
          </w:p>
        </w:tc>
        <w:tc>
          <w:tcPr>
            <w:tcW w:w="635" w:type="dxa"/>
            <w:vAlign w:val="top"/>
          </w:tcPr>
          <w:p w14:paraId="303F4019">
            <w:pPr>
              <w:spacing w:line="250" w:lineRule="auto"/>
              <w:rPr>
                <w:rFonts w:ascii="Arial"/>
                <w:sz w:val="21"/>
              </w:rPr>
            </w:pPr>
          </w:p>
          <w:p w14:paraId="764F022D">
            <w:pPr>
              <w:spacing w:line="250" w:lineRule="auto"/>
              <w:rPr>
                <w:rFonts w:ascii="Arial"/>
                <w:sz w:val="21"/>
              </w:rPr>
            </w:pPr>
          </w:p>
          <w:p w14:paraId="1AF5B74C">
            <w:pPr>
              <w:pStyle w:val="7"/>
              <w:spacing w:before="77" w:line="315" w:lineRule="exact"/>
              <w:ind w:left="249"/>
            </w:pPr>
            <w:r>
              <w:rPr>
                <w:position w:val="3"/>
              </w:rPr>
              <w:t>★</w:t>
            </w:r>
          </w:p>
        </w:tc>
        <w:tc>
          <w:tcPr>
            <w:tcW w:w="743" w:type="dxa"/>
            <w:vAlign w:val="top"/>
          </w:tcPr>
          <w:p w14:paraId="6C8AEA48">
            <w:pPr>
              <w:rPr>
                <w:rFonts w:ascii="Arial"/>
                <w:sz w:val="21"/>
              </w:rPr>
            </w:pPr>
          </w:p>
        </w:tc>
      </w:tr>
      <w:tr w14:paraId="779EAC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47" w:hRule="atLeast"/>
        </w:trPr>
        <w:tc>
          <w:tcPr>
            <w:tcW w:w="1146" w:type="dxa"/>
            <w:vMerge w:val="continue"/>
            <w:tcBorders>
              <w:top w:val="nil"/>
              <w:bottom w:val="nil"/>
            </w:tcBorders>
            <w:vAlign w:val="top"/>
          </w:tcPr>
          <w:p w14:paraId="6EA01481">
            <w:pPr>
              <w:rPr>
                <w:rFonts w:ascii="Arial"/>
                <w:sz w:val="21"/>
              </w:rPr>
            </w:pPr>
          </w:p>
        </w:tc>
        <w:tc>
          <w:tcPr>
            <w:tcW w:w="2165" w:type="dxa"/>
            <w:vAlign w:val="top"/>
          </w:tcPr>
          <w:p w14:paraId="6438DA77">
            <w:pPr>
              <w:spacing w:line="270" w:lineRule="auto"/>
              <w:rPr>
                <w:rFonts w:ascii="Arial"/>
                <w:sz w:val="21"/>
              </w:rPr>
            </w:pPr>
          </w:p>
          <w:p w14:paraId="5969B7EA">
            <w:pPr>
              <w:spacing w:line="270" w:lineRule="auto"/>
              <w:rPr>
                <w:rFonts w:ascii="Arial"/>
                <w:sz w:val="21"/>
              </w:rPr>
            </w:pPr>
          </w:p>
          <w:p w14:paraId="5C9D8BF9">
            <w:pPr>
              <w:spacing w:line="270" w:lineRule="auto"/>
              <w:rPr>
                <w:rFonts w:ascii="Arial"/>
                <w:sz w:val="21"/>
              </w:rPr>
            </w:pPr>
          </w:p>
          <w:p w14:paraId="4459CB6E">
            <w:pPr>
              <w:pStyle w:val="7"/>
              <w:spacing w:before="77" w:line="183" w:lineRule="auto"/>
              <w:ind w:left="114"/>
            </w:pPr>
            <w:r>
              <w:rPr>
                <w:spacing w:val="-3"/>
              </w:rPr>
              <w:t>阴式彩超</w:t>
            </w:r>
          </w:p>
        </w:tc>
        <w:tc>
          <w:tcPr>
            <w:tcW w:w="4535" w:type="dxa"/>
            <w:vAlign w:val="top"/>
          </w:tcPr>
          <w:p w14:paraId="4100DD99">
            <w:pPr>
              <w:spacing w:line="310" w:lineRule="auto"/>
              <w:rPr>
                <w:rFonts w:ascii="Arial"/>
                <w:sz w:val="21"/>
              </w:rPr>
            </w:pPr>
          </w:p>
          <w:p w14:paraId="57CE5E76">
            <w:pPr>
              <w:pStyle w:val="7"/>
              <w:spacing w:before="78" w:line="249" w:lineRule="auto"/>
              <w:ind w:left="107" w:right="104" w:firstLine="1"/>
              <w:jc w:val="both"/>
            </w:pPr>
            <w:r>
              <w:rPr>
                <w:spacing w:val="-2"/>
              </w:rPr>
              <w:t>经阴道超声检查</w:t>
            </w:r>
            <w:r>
              <w:rPr>
                <w:spacing w:val="-10"/>
              </w:rPr>
              <w:t xml:space="preserve"> </w:t>
            </w:r>
            <w:r>
              <w:rPr>
                <w:spacing w:val="-2"/>
              </w:rPr>
              <w:t>，清晰地观察子宫及附件（卵巢、输卵管）大小、形态结构及内部回声的情况</w:t>
            </w:r>
            <w:r>
              <w:rPr>
                <w:spacing w:val="-9"/>
              </w:rPr>
              <w:t xml:space="preserve"> </w:t>
            </w:r>
            <w:r>
              <w:rPr>
                <w:spacing w:val="-2"/>
              </w:rPr>
              <w:t>，鉴别正常和异</w:t>
            </w:r>
            <w:r>
              <w:rPr>
                <w:spacing w:val="-4"/>
              </w:rPr>
              <w:t>常</w:t>
            </w:r>
            <w:r>
              <w:rPr>
                <w:spacing w:val="-15"/>
              </w:rPr>
              <w:t xml:space="preserve"> </w:t>
            </w:r>
            <w:r>
              <w:rPr>
                <w:spacing w:val="-4"/>
              </w:rPr>
              <w:t>，了解病变的性质</w:t>
            </w:r>
            <w:r>
              <w:rPr>
                <w:spacing w:val="-26"/>
              </w:rPr>
              <w:t xml:space="preserve"> </w:t>
            </w:r>
            <w:r>
              <w:rPr>
                <w:spacing w:val="-4"/>
              </w:rPr>
              <w:t>，判别有无恶性病变</w:t>
            </w:r>
            <w:r>
              <w:rPr>
                <w:spacing w:val="-26"/>
              </w:rPr>
              <w:t xml:space="preserve"> </w:t>
            </w:r>
            <w:r>
              <w:rPr>
                <w:spacing w:val="-4"/>
              </w:rPr>
              <w:t>，不需充盈膀</w:t>
            </w:r>
            <w:r>
              <w:rPr>
                <w:spacing w:val="-6"/>
              </w:rPr>
              <w:t>胱</w:t>
            </w:r>
            <w:r>
              <w:rPr>
                <w:spacing w:val="-24"/>
              </w:rPr>
              <w:t xml:space="preserve"> </w:t>
            </w:r>
            <w:r>
              <w:rPr>
                <w:spacing w:val="-6"/>
              </w:rPr>
              <w:t>，无创</w:t>
            </w:r>
            <w:r>
              <w:rPr>
                <w:spacing w:val="-26"/>
              </w:rPr>
              <w:t xml:space="preserve"> </w:t>
            </w:r>
            <w:r>
              <w:rPr>
                <w:spacing w:val="-6"/>
              </w:rPr>
              <w:t>，简单易行。</w:t>
            </w:r>
          </w:p>
        </w:tc>
        <w:tc>
          <w:tcPr>
            <w:tcW w:w="634" w:type="dxa"/>
            <w:vAlign w:val="top"/>
          </w:tcPr>
          <w:p w14:paraId="6493232A">
            <w:pPr>
              <w:rPr>
                <w:rFonts w:ascii="Arial"/>
                <w:sz w:val="21"/>
              </w:rPr>
            </w:pPr>
          </w:p>
        </w:tc>
        <w:tc>
          <w:tcPr>
            <w:tcW w:w="635" w:type="dxa"/>
            <w:vAlign w:val="top"/>
          </w:tcPr>
          <w:p w14:paraId="3CDD964F">
            <w:pPr>
              <w:rPr>
                <w:rFonts w:ascii="Arial"/>
                <w:sz w:val="21"/>
              </w:rPr>
            </w:pPr>
          </w:p>
        </w:tc>
        <w:tc>
          <w:tcPr>
            <w:tcW w:w="743" w:type="dxa"/>
            <w:vAlign w:val="top"/>
          </w:tcPr>
          <w:p w14:paraId="4411C6BC">
            <w:pPr>
              <w:spacing w:line="259" w:lineRule="auto"/>
              <w:rPr>
                <w:rFonts w:ascii="Arial"/>
                <w:sz w:val="21"/>
              </w:rPr>
            </w:pPr>
          </w:p>
          <w:p w14:paraId="19F4F6D4">
            <w:pPr>
              <w:spacing w:line="259" w:lineRule="auto"/>
              <w:rPr>
                <w:rFonts w:ascii="Arial"/>
                <w:sz w:val="21"/>
              </w:rPr>
            </w:pPr>
          </w:p>
          <w:p w14:paraId="0BEC3B40">
            <w:pPr>
              <w:spacing w:line="259" w:lineRule="auto"/>
              <w:rPr>
                <w:rFonts w:ascii="Arial"/>
                <w:sz w:val="21"/>
              </w:rPr>
            </w:pPr>
          </w:p>
          <w:p w14:paraId="5199442E">
            <w:pPr>
              <w:pStyle w:val="7"/>
              <w:spacing w:before="77" w:line="315" w:lineRule="exact"/>
              <w:ind w:left="303"/>
            </w:pPr>
            <w:r>
              <w:rPr>
                <w:position w:val="3"/>
              </w:rPr>
              <w:t>★</w:t>
            </w:r>
          </w:p>
        </w:tc>
      </w:tr>
      <w:tr w14:paraId="1266DC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2" w:hRule="atLeast"/>
        </w:trPr>
        <w:tc>
          <w:tcPr>
            <w:tcW w:w="1146" w:type="dxa"/>
            <w:vMerge w:val="continue"/>
            <w:tcBorders>
              <w:top w:val="nil"/>
              <w:bottom w:val="nil"/>
            </w:tcBorders>
            <w:vAlign w:val="top"/>
          </w:tcPr>
          <w:p w14:paraId="01375EC2">
            <w:pPr>
              <w:rPr>
                <w:rFonts w:ascii="Arial"/>
                <w:sz w:val="21"/>
              </w:rPr>
            </w:pPr>
          </w:p>
        </w:tc>
        <w:tc>
          <w:tcPr>
            <w:tcW w:w="2165" w:type="dxa"/>
            <w:vAlign w:val="top"/>
          </w:tcPr>
          <w:p w14:paraId="2D9E958E">
            <w:pPr>
              <w:spacing w:line="267" w:lineRule="auto"/>
              <w:rPr>
                <w:rFonts w:ascii="Arial"/>
                <w:sz w:val="21"/>
              </w:rPr>
            </w:pPr>
          </w:p>
          <w:p w14:paraId="212D4B08">
            <w:pPr>
              <w:spacing w:line="268" w:lineRule="auto"/>
              <w:rPr>
                <w:rFonts w:ascii="Arial"/>
                <w:sz w:val="21"/>
              </w:rPr>
            </w:pPr>
          </w:p>
          <w:p w14:paraId="563E64BB">
            <w:pPr>
              <w:pStyle w:val="7"/>
              <w:spacing w:before="77" w:line="183" w:lineRule="auto"/>
              <w:ind w:left="104"/>
            </w:pPr>
            <w:r>
              <w:rPr>
                <w:color w:val="FF0000"/>
                <w:spacing w:val="-1"/>
              </w:rPr>
              <w:t>颈动脉彩超</w:t>
            </w:r>
          </w:p>
        </w:tc>
        <w:tc>
          <w:tcPr>
            <w:tcW w:w="4535" w:type="dxa"/>
            <w:vAlign w:val="top"/>
          </w:tcPr>
          <w:p w14:paraId="76657C71">
            <w:pPr>
              <w:pStyle w:val="7"/>
              <w:spacing w:before="146"/>
              <w:ind w:left="107" w:right="54"/>
            </w:pPr>
            <w:r>
              <w:rPr>
                <w:color w:val="FF0000"/>
              </w:rPr>
              <w:t>通过彩色超声检测颈动脉结构和动脉粥样硬化</w:t>
            </w:r>
            <w:r>
              <w:rPr>
                <w:color w:val="FF0000"/>
                <w:spacing w:val="-1"/>
              </w:rPr>
              <w:t>斑形态、</w:t>
            </w:r>
            <w:r>
              <w:rPr>
                <w:color w:val="FF0000"/>
                <w:spacing w:val="-6"/>
              </w:rPr>
              <w:t>范围、性质、动脉狭窄程度等；早期发现动脉血管病变，</w:t>
            </w:r>
            <w:r>
              <w:rPr>
                <w:color w:val="FF0000"/>
              </w:rPr>
              <w:t>为有效预防和减少冠心病、缺血性脑血管病等</w:t>
            </w:r>
            <w:r>
              <w:rPr>
                <w:color w:val="FF0000"/>
                <w:spacing w:val="-1"/>
              </w:rPr>
              <w:t>心脑血管疾病发病提供客观的血流动力学依据。</w:t>
            </w:r>
          </w:p>
        </w:tc>
        <w:tc>
          <w:tcPr>
            <w:tcW w:w="634" w:type="dxa"/>
            <w:vAlign w:val="top"/>
          </w:tcPr>
          <w:p w14:paraId="404C4BC6">
            <w:pPr>
              <w:spacing w:line="251" w:lineRule="auto"/>
              <w:rPr>
                <w:rFonts w:ascii="Arial"/>
                <w:sz w:val="21"/>
              </w:rPr>
            </w:pPr>
          </w:p>
          <w:p w14:paraId="4B3F59EA">
            <w:pPr>
              <w:spacing w:line="251" w:lineRule="auto"/>
              <w:rPr>
                <w:rFonts w:ascii="Arial"/>
                <w:sz w:val="21"/>
              </w:rPr>
            </w:pPr>
          </w:p>
          <w:p w14:paraId="0AF9DE3E">
            <w:pPr>
              <w:pStyle w:val="7"/>
              <w:spacing w:before="77" w:line="315" w:lineRule="exact"/>
              <w:ind w:left="249"/>
            </w:pPr>
            <w:r>
              <w:rPr>
                <w:color w:val="FF0000"/>
                <w:position w:val="3"/>
              </w:rPr>
              <w:t>★</w:t>
            </w:r>
          </w:p>
        </w:tc>
        <w:tc>
          <w:tcPr>
            <w:tcW w:w="635" w:type="dxa"/>
            <w:vAlign w:val="top"/>
          </w:tcPr>
          <w:p w14:paraId="0AB6235D">
            <w:pPr>
              <w:spacing w:line="251" w:lineRule="auto"/>
              <w:rPr>
                <w:rFonts w:ascii="Arial"/>
                <w:sz w:val="21"/>
              </w:rPr>
            </w:pPr>
          </w:p>
          <w:p w14:paraId="381B5966">
            <w:pPr>
              <w:spacing w:line="251" w:lineRule="auto"/>
              <w:rPr>
                <w:rFonts w:ascii="Arial"/>
                <w:sz w:val="21"/>
              </w:rPr>
            </w:pPr>
          </w:p>
          <w:p w14:paraId="32BDBF3D">
            <w:pPr>
              <w:pStyle w:val="7"/>
              <w:spacing w:before="77" w:line="315" w:lineRule="exact"/>
              <w:ind w:left="249"/>
            </w:pPr>
            <w:r>
              <w:rPr>
                <w:color w:val="FF0000"/>
                <w:position w:val="3"/>
              </w:rPr>
              <w:t>★</w:t>
            </w:r>
          </w:p>
        </w:tc>
        <w:tc>
          <w:tcPr>
            <w:tcW w:w="743" w:type="dxa"/>
            <w:vAlign w:val="top"/>
          </w:tcPr>
          <w:p w14:paraId="4F067BD9">
            <w:pPr>
              <w:spacing w:line="251" w:lineRule="auto"/>
              <w:rPr>
                <w:rFonts w:ascii="Arial"/>
                <w:sz w:val="21"/>
              </w:rPr>
            </w:pPr>
          </w:p>
          <w:p w14:paraId="654A2B28">
            <w:pPr>
              <w:spacing w:line="251" w:lineRule="auto"/>
              <w:rPr>
                <w:rFonts w:ascii="Arial"/>
                <w:sz w:val="21"/>
              </w:rPr>
            </w:pPr>
          </w:p>
          <w:p w14:paraId="660981FC">
            <w:pPr>
              <w:pStyle w:val="7"/>
              <w:spacing w:before="77" w:line="315" w:lineRule="exact"/>
              <w:ind w:left="303"/>
            </w:pPr>
            <w:r>
              <w:rPr>
                <w:color w:val="FF0000"/>
                <w:position w:val="3"/>
              </w:rPr>
              <w:t>★</w:t>
            </w:r>
          </w:p>
        </w:tc>
      </w:tr>
      <w:tr w14:paraId="7E1AB2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47" w:hRule="atLeast"/>
        </w:trPr>
        <w:tc>
          <w:tcPr>
            <w:tcW w:w="1146" w:type="dxa"/>
            <w:vMerge w:val="continue"/>
            <w:tcBorders>
              <w:top w:val="nil"/>
            </w:tcBorders>
            <w:vAlign w:val="top"/>
          </w:tcPr>
          <w:p w14:paraId="512C2406">
            <w:pPr>
              <w:rPr>
                <w:rFonts w:ascii="Arial"/>
                <w:sz w:val="21"/>
              </w:rPr>
            </w:pPr>
          </w:p>
        </w:tc>
        <w:tc>
          <w:tcPr>
            <w:tcW w:w="2165" w:type="dxa"/>
            <w:vAlign w:val="top"/>
          </w:tcPr>
          <w:p w14:paraId="23E2D17D">
            <w:pPr>
              <w:spacing w:line="270" w:lineRule="auto"/>
              <w:rPr>
                <w:rFonts w:ascii="Arial"/>
                <w:sz w:val="21"/>
              </w:rPr>
            </w:pPr>
          </w:p>
          <w:p w14:paraId="5A05BD92">
            <w:pPr>
              <w:spacing w:line="270" w:lineRule="auto"/>
              <w:rPr>
                <w:rFonts w:ascii="Arial"/>
                <w:sz w:val="21"/>
              </w:rPr>
            </w:pPr>
          </w:p>
          <w:p w14:paraId="2A083716">
            <w:pPr>
              <w:spacing w:line="271" w:lineRule="auto"/>
              <w:rPr>
                <w:rFonts w:ascii="Arial"/>
                <w:sz w:val="21"/>
              </w:rPr>
            </w:pPr>
          </w:p>
          <w:p w14:paraId="08F06E90">
            <w:pPr>
              <w:pStyle w:val="7"/>
              <w:spacing w:before="78" w:line="183" w:lineRule="auto"/>
              <w:ind w:left="107"/>
            </w:pPr>
            <w:r>
              <w:rPr>
                <w:spacing w:val="-1"/>
              </w:rPr>
              <w:t>前列腺彩超</w:t>
            </w:r>
          </w:p>
        </w:tc>
        <w:tc>
          <w:tcPr>
            <w:tcW w:w="4535" w:type="dxa"/>
            <w:vAlign w:val="top"/>
          </w:tcPr>
          <w:p w14:paraId="496A5060">
            <w:pPr>
              <w:spacing w:line="250" w:lineRule="auto"/>
              <w:rPr>
                <w:rFonts w:ascii="Arial"/>
                <w:sz w:val="21"/>
              </w:rPr>
            </w:pPr>
          </w:p>
          <w:p w14:paraId="7C8A9360">
            <w:pPr>
              <w:spacing w:line="250" w:lineRule="auto"/>
              <w:rPr>
                <w:rFonts w:ascii="Arial"/>
                <w:sz w:val="21"/>
              </w:rPr>
            </w:pPr>
          </w:p>
          <w:p w14:paraId="51A1052A">
            <w:pPr>
              <w:pStyle w:val="7"/>
              <w:spacing w:before="77" w:line="250" w:lineRule="auto"/>
              <w:ind w:left="107" w:right="104"/>
            </w:pPr>
            <w:r>
              <w:t>在膀胱充盈时通过彩色超声仪器检查。更清晰</w:t>
            </w:r>
            <w:r>
              <w:rPr>
                <w:spacing w:val="-1"/>
              </w:rPr>
              <w:t>地观察前</w:t>
            </w:r>
            <w:r>
              <w:rPr>
                <w:spacing w:val="-2"/>
              </w:rPr>
              <w:t>列腺大小、形态、结构等情况</w:t>
            </w:r>
            <w:r>
              <w:rPr>
                <w:spacing w:val="-9"/>
              </w:rPr>
              <w:t xml:space="preserve"> </w:t>
            </w:r>
            <w:r>
              <w:rPr>
                <w:spacing w:val="-2"/>
              </w:rPr>
              <w:t>，判断有无前列腺增大、</w:t>
            </w:r>
            <w:r>
              <w:rPr>
                <w:spacing w:val="-3"/>
              </w:rPr>
              <w:t>囊肿、结石</w:t>
            </w:r>
            <w:r>
              <w:rPr>
                <w:spacing w:val="-21"/>
              </w:rPr>
              <w:t xml:space="preserve"> </w:t>
            </w:r>
            <w:r>
              <w:rPr>
                <w:spacing w:val="-3"/>
              </w:rPr>
              <w:t>，恶性病变等。</w:t>
            </w:r>
          </w:p>
        </w:tc>
        <w:tc>
          <w:tcPr>
            <w:tcW w:w="634" w:type="dxa"/>
            <w:vAlign w:val="top"/>
          </w:tcPr>
          <w:p w14:paraId="62337F35">
            <w:pPr>
              <w:spacing w:line="259" w:lineRule="auto"/>
              <w:rPr>
                <w:rFonts w:ascii="Arial"/>
                <w:sz w:val="21"/>
              </w:rPr>
            </w:pPr>
          </w:p>
          <w:p w14:paraId="20B8BBF2">
            <w:pPr>
              <w:spacing w:line="259" w:lineRule="auto"/>
              <w:rPr>
                <w:rFonts w:ascii="Arial"/>
                <w:sz w:val="21"/>
              </w:rPr>
            </w:pPr>
          </w:p>
          <w:p w14:paraId="3171A5D5">
            <w:pPr>
              <w:spacing w:line="260" w:lineRule="auto"/>
              <w:rPr>
                <w:rFonts w:ascii="Arial"/>
                <w:sz w:val="21"/>
              </w:rPr>
            </w:pPr>
          </w:p>
          <w:p w14:paraId="78AFE205">
            <w:pPr>
              <w:pStyle w:val="7"/>
              <w:spacing w:before="77" w:line="315" w:lineRule="exact"/>
              <w:ind w:left="249"/>
            </w:pPr>
            <w:r>
              <w:rPr>
                <w:position w:val="3"/>
              </w:rPr>
              <w:t>★</w:t>
            </w:r>
          </w:p>
        </w:tc>
        <w:tc>
          <w:tcPr>
            <w:tcW w:w="635" w:type="dxa"/>
            <w:vAlign w:val="top"/>
          </w:tcPr>
          <w:p w14:paraId="4B956D29">
            <w:pPr>
              <w:rPr>
                <w:rFonts w:ascii="Arial"/>
                <w:sz w:val="21"/>
              </w:rPr>
            </w:pPr>
          </w:p>
        </w:tc>
        <w:tc>
          <w:tcPr>
            <w:tcW w:w="743" w:type="dxa"/>
            <w:vAlign w:val="top"/>
          </w:tcPr>
          <w:p w14:paraId="748CB6A3">
            <w:pPr>
              <w:rPr>
                <w:rFonts w:ascii="Arial"/>
                <w:sz w:val="21"/>
              </w:rPr>
            </w:pPr>
          </w:p>
        </w:tc>
      </w:tr>
      <w:tr w14:paraId="3F8840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47" w:hRule="atLeast"/>
        </w:trPr>
        <w:tc>
          <w:tcPr>
            <w:tcW w:w="1146" w:type="dxa"/>
            <w:vAlign w:val="top"/>
          </w:tcPr>
          <w:p w14:paraId="7702A85F">
            <w:pPr>
              <w:spacing w:line="328" w:lineRule="auto"/>
              <w:rPr>
                <w:rFonts w:ascii="Arial"/>
                <w:sz w:val="21"/>
              </w:rPr>
            </w:pPr>
          </w:p>
          <w:p w14:paraId="766BCC2C">
            <w:pPr>
              <w:spacing w:line="328" w:lineRule="auto"/>
              <w:rPr>
                <w:rFonts w:ascii="Arial"/>
                <w:sz w:val="21"/>
              </w:rPr>
            </w:pPr>
          </w:p>
          <w:p w14:paraId="254F3251">
            <w:pPr>
              <w:pStyle w:val="7"/>
              <w:spacing w:before="78" w:line="254" w:lineRule="auto"/>
              <w:ind w:left="303" w:right="120" w:hanging="181"/>
            </w:pPr>
            <w:r>
              <w:rPr>
                <w:color w:val="FF0000"/>
                <w:spacing w:val="-1"/>
              </w:rPr>
              <w:t>智能心贴动</w:t>
            </w:r>
            <w:r>
              <w:rPr>
                <w:color w:val="FF0000"/>
                <w:spacing w:val="-2"/>
              </w:rPr>
              <w:t>态监测</w:t>
            </w:r>
          </w:p>
        </w:tc>
        <w:tc>
          <w:tcPr>
            <w:tcW w:w="2165" w:type="dxa"/>
            <w:vAlign w:val="top"/>
          </w:tcPr>
          <w:p w14:paraId="264C9A8C">
            <w:pPr>
              <w:spacing w:line="270" w:lineRule="auto"/>
              <w:rPr>
                <w:rFonts w:ascii="Arial"/>
                <w:sz w:val="21"/>
              </w:rPr>
            </w:pPr>
          </w:p>
          <w:p w14:paraId="0B7F42E4">
            <w:pPr>
              <w:spacing w:line="271" w:lineRule="auto"/>
              <w:rPr>
                <w:rFonts w:ascii="Arial"/>
                <w:sz w:val="21"/>
              </w:rPr>
            </w:pPr>
          </w:p>
          <w:p w14:paraId="7BC5781A">
            <w:pPr>
              <w:spacing w:line="271" w:lineRule="auto"/>
              <w:rPr>
                <w:rFonts w:ascii="Arial"/>
                <w:sz w:val="21"/>
              </w:rPr>
            </w:pPr>
          </w:p>
          <w:p w14:paraId="6D5D319D">
            <w:pPr>
              <w:pStyle w:val="7"/>
              <w:spacing w:before="77" w:line="184" w:lineRule="auto"/>
              <w:ind w:left="104"/>
            </w:pPr>
            <w:r>
              <w:rPr>
                <w:color w:val="FF0000"/>
                <w:spacing w:val="-1"/>
              </w:rPr>
              <w:t>智能心贴</w:t>
            </w:r>
          </w:p>
        </w:tc>
        <w:tc>
          <w:tcPr>
            <w:tcW w:w="4535" w:type="dxa"/>
            <w:vAlign w:val="top"/>
          </w:tcPr>
          <w:p w14:paraId="426C9949">
            <w:pPr>
              <w:spacing w:line="346" w:lineRule="auto"/>
              <w:rPr>
                <w:rFonts w:ascii="Arial"/>
                <w:sz w:val="21"/>
              </w:rPr>
            </w:pPr>
          </w:p>
          <w:p w14:paraId="50CA67AF">
            <w:pPr>
              <w:pStyle w:val="7"/>
              <w:spacing w:before="78" w:line="248" w:lineRule="auto"/>
              <w:ind w:left="106" w:right="104" w:firstLine="1"/>
              <w:jc w:val="both"/>
            </w:pPr>
            <w:r>
              <w:rPr>
                <w:color w:val="FF0000"/>
                <w:spacing w:val="-2"/>
              </w:rPr>
              <w:t>通过智能单导心贴连续记录心电活动的全过程</w:t>
            </w:r>
            <w:r>
              <w:rPr>
                <w:color w:val="FF0000"/>
                <w:spacing w:val="-9"/>
              </w:rPr>
              <w:t xml:space="preserve"> </w:t>
            </w:r>
            <w:r>
              <w:rPr>
                <w:color w:val="FF0000"/>
                <w:spacing w:val="-2"/>
              </w:rPr>
              <w:t>，并借助计算机进行分析处理</w:t>
            </w:r>
            <w:r>
              <w:rPr>
                <w:color w:val="FF0000"/>
                <w:spacing w:val="-8"/>
              </w:rPr>
              <w:t xml:space="preserve"> </w:t>
            </w:r>
            <w:r>
              <w:rPr>
                <w:color w:val="FF0000"/>
                <w:spacing w:val="-2"/>
              </w:rPr>
              <w:t>，以发现在常规体表心电图检查时不易发生的心律失常和心肌缺血等</w:t>
            </w:r>
            <w:r>
              <w:rPr>
                <w:color w:val="FF0000"/>
                <w:spacing w:val="-8"/>
              </w:rPr>
              <w:t xml:space="preserve"> </w:t>
            </w:r>
            <w:r>
              <w:rPr>
                <w:color w:val="FF0000"/>
                <w:spacing w:val="-2"/>
              </w:rPr>
              <w:t>，为临床诊断、治疗</w:t>
            </w:r>
            <w:r>
              <w:rPr>
                <w:color w:val="FF0000"/>
                <w:spacing w:val="-1"/>
              </w:rPr>
              <w:t>及判断疗效提供重要的客观依据。</w:t>
            </w:r>
          </w:p>
        </w:tc>
        <w:tc>
          <w:tcPr>
            <w:tcW w:w="634" w:type="dxa"/>
            <w:vAlign w:val="top"/>
          </w:tcPr>
          <w:p w14:paraId="350DF89D">
            <w:pPr>
              <w:spacing w:line="260" w:lineRule="auto"/>
              <w:rPr>
                <w:rFonts w:ascii="Arial"/>
                <w:sz w:val="21"/>
              </w:rPr>
            </w:pPr>
          </w:p>
          <w:p w14:paraId="62E76B47">
            <w:pPr>
              <w:spacing w:line="260" w:lineRule="auto"/>
              <w:rPr>
                <w:rFonts w:ascii="Arial"/>
                <w:sz w:val="21"/>
              </w:rPr>
            </w:pPr>
          </w:p>
          <w:p w14:paraId="4987B6FA">
            <w:pPr>
              <w:spacing w:line="260" w:lineRule="auto"/>
              <w:rPr>
                <w:rFonts w:ascii="Arial"/>
                <w:sz w:val="21"/>
              </w:rPr>
            </w:pPr>
          </w:p>
          <w:p w14:paraId="15FFD4D9">
            <w:pPr>
              <w:pStyle w:val="7"/>
              <w:spacing w:before="77" w:line="315" w:lineRule="exact"/>
              <w:ind w:left="249"/>
            </w:pPr>
            <w:r>
              <w:rPr>
                <w:color w:val="FF0000"/>
                <w:position w:val="3"/>
              </w:rPr>
              <w:t>★</w:t>
            </w:r>
          </w:p>
        </w:tc>
        <w:tc>
          <w:tcPr>
            <w:tcW w:w="635" w:type="dxa"/>
            <w:vAlign w:val="top"/>
          </w:tcPr>
          <w:p w14:paraId="5E426DF4">
            <w:pPr>
              <w:spacing w:line="260" w:lineRule="auto"/>
              <w:rPr>
                <w:rFonts w:ascii="Arial"/>
                <w:sz w:val="21"/>
              </w:rPr>
            </w:pPr>
          </w:p>
          <w:p w14:paraId="02EC1EAD">
            <w:pPr>
              <w:spacing w:line="260" w:lineRule="auto"/>
              <w:rPr>
                <w:rFonts w:ascii="Arial"/>
                <w:sz w:val="21"/>
              </w:rPr>
            </w:pPr>
          </w:p>
          <w:p w14:paraId="14AFA583">
            <w:pPr>
              <w:spacing w:line="260" w:lineRule="auto"/>
              <w:rPr>
                <w:rFonts w:ascii="Arial"/>
                <w:sz w:val="21"/>
              </w:rPr>
            </w:pPr>
          </w:p>
          <w:p w14:paraId="6B2C0CDE">
            <w:pPr>
              <w:pStyle w:val="7"/>
              <w:spacing w:before="77" w:line="315" w:lineRule="exact"/>
              <w:ind w:left="249"/>
            </w:pPr>
            <w:r>
              <w:rPr>
                <w:color w:val="FF0000"/>
                <w:position w:val="3"/>
              </w:rPr>
              <w:t>★</w:t>
            </w:r>
          </w:p>
        </w:tc>
        <w:tc>
          <w:tcPr>
            <w:tcW w:w="743" w:type="dxa"/>
            <w:vAlign w:val="top"/>
          </w:tcPr>
          <w:p w14:paraId="1F862DD5">
            <w:pPr>
              <w:spacing w:line="260" w:lineRule="auto"/>
              <w:rPr>
                <w:rFonts w:ascii="Arial"/>
                <w:sz w:val="21"/>
              </w:rPr>
            </w:pPr>
          </w:p>
          <w:p w14:paraId="62DE17FB">
            <w:pPr>
              <w:spacing w:line="260" w:lineRule="auto"/>
              <w:rPr>
                <w:rFonts w:ascii="Arial"/>
                <w:sz w:val="21"/>
              </w:rPr>
            </w:pPr>
          </w:p>
          <w:p w14:paraId="2896CB7E">
            <w:pPr>
              <w:spacing w:line="260" w:lineRule="auto"/>
              <w:rPr>
                <w:rFonts w:ascii="Arial"/>
                <w:sz w:val="21"/>
              </w:rPr>
            </w:pPr>
          </w:p>
          <w:p w14:paraId="06068E15">
            <w:pPr>
              <w:pStyle w:val="7"/>
              <w:spacing w:before="77" w:line="315" w:lineRule="exact"/>
              <w:ind w:left="303"/>
            </w:pPr>
            <w:r>
              <w:rPr>
                <w:color w:val="FF0000"/>
                <w:position w:val="3"/>
              </w:rPr>
              <w:t>★</w:t>
            </w:r>
          </w:p>
        </w:tc>
      </w:tr>
      <w:tr w14:paraId="4A93DF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5" w:hRule="atLeast"/>
        </w:trPr>
        <w:tc>
          <w:tcPr>
            <w:tcW w:w="1146" w:type="dxa"/>
            <w:vAlign w:val="top"/>
          </w:tcPr>
          <w:p w14:paraId="41EBAC96">
            <w:pPr>
              <w:pStyle w:val="7"/>
              <w:spacing w:before="262" w:line="255" w:lineRule="auto"/>
              <w:ind w:left="400" w:right="120" w:hanging="275"/>
            </w:pPr>
            <w:r>
              <w:rPr>
                <w:spacing w:val="-1"/>
              </w:rPr>
              <w:t>十二导联心</w:t>
            </w:r>
            <w:r>
              <w:rPr>
                <w:spacing w:val="-6"/>
              </w:rPr>
              <w:t>电图</w:t>
            </w:r>
          </w:p>
        </w:tc>
        <w:tc>
          <w:tcPr>
            <w:tcW w:w="2165" w:type="dxa"/>
            <w:vAlign w:val="top"/>
          </w:tcPr>
          <w:p w14:paraId="2F0FCABD">
            <w:pPr>
              <w:spacing w:line="340" w:lineRule="auto"/>
              <w:rPr>
                <w:rFonts w:ascii="Arial"/>
                <w:sz w:val="21"/>
              </w:rPr>
            </w:pPr>
          </w:p>
          <w:p w14:paraId="08B0264B">
            <w:pPr>
              <w:pStyle w:val="7"/>
              <w:spacing w:before="77" w:line="183" w:lineRule="auto"/>
              <w:ind w:left="105"/>
            </w:pPr>
            <w:r>
              <w:rPr>
                <w:spacing w:val="-1"/>
              </w:rPr>
              <w:t>心电图</w:t>
            </w:r>
          </w:p>
        </w:tc>
        <w:tc>
          <w:tcPr>
            <w:tcW w:w="4535" w:type="dxa"/>
            <w:vAlign w:val="top"/>
          </w:tcPr>
          <w:p w14:paraId="256C9572">
            <w:pPr>
              <w:pStyle w:val="7"/>
              <w:spacing w:before="108" w:line="227" w:lineRule="auto"/>
              <w:ind w:left="106" w:right="104" w:firstLine="1"/>
              <w:jc w:val="both"/>
            </w:pPr>
            <w:r>
              <w:t>通过在体表特定部位同步记录和分析心脏每一</w:t>
            </w:r>
            <w:r>
              <w:rPr>
                <w:spacing w:val="-1"/>
              </w:rPr>
              <w:t>个心动周</w:t>
            </w:r>
            <w:r>
              <w:rPr>
                <w:spacing w:val="-2"/>
              </w:rPr>
              <w:t>期所产生电活动变化的曲线图形</w:t>
            </w:r>
            <w:r>
              <w:rPr>
                <w:spacing w:val="-8"/>
              </w:rPr>
              <w:t xml:space="preserve"> </w:t>
            </w:r>
            <w:r>
              <w:rPr>
                <w:spacing w:val="-2"/>
              </w:rPr>
              <w:t>，为心脏疾病诊断、疗</w:t>
            </w:r>
            <w:r>
              <w:rPr>
                <w:spacing w:val="-1"/>
              </w:rPr>
              <w:t>效评价、预后评估提供重要的依据。</w:t>
            </w:r>
          </w:p>
        </w:tc>
        <w:tc>
          <w:tcPr>
            <w:tcW w:w="634" w:type="dxa"/>
            <w:vAlign w:val="top"/>
          </w:tcPr>
          <w:p w14:paraId="197F27A0">
            <w:pPr>
              <w:spacing w:line="307" w:lineRule="auto"/>
              <w:rPr>
                <w:rFonts w:ascii="Arial"/>
                <w:sz w:val="21"/>
              </w:rPr>
            </w:pPr>
          </w:p>
          <w:p w14:paraId="5DFF53D5">
            <w:pPr>
              <w:pStyle w:val="7"/>
              <w:spacing w:before="77" w:line="315" w:lineRule="exact"/>
              <w:ind w:left="249"/>
            </w:pPr>
            <w:r>
              <w:rPr>
                <w:position w:val="3"/>
              </w:rPr>
              <w:t>★</w:t>
            </w:r>
          </w:p>
        </w:tc>
        <w:tc>
          <w:tcPr>
            <w:tcW w:w="635" w:type="dxa"/>
            <w:vAlign w:val="top"/>
          </w:tcPr>
          <w:p w14:paraId="33FD31C8">
            <w:pPr>
              <w:spacing w:line="307" w:lineRule="auto"/>
              <w:rPr>
                <w:rFonts w:ascii="Arial"/>
                <w:sz w:val="21"/>
              </w:rPr>
            </w:pPr>
          </w:p>
          <w:p w14:paraId="2C553D14">
            <w:pPr>
              <w:pStyle w:val="7"/>
              <w:spacing w:before="77" w:line="315" w:lineRule="exact"/>
              <w:ind w:left="249"/>
            </w:pPr>
            <w:r>
              <w:rPr>
                <w:position w:val="3"/>
              </w:rPr>
              <w:t>★</w:t>
            </w:r>
          </w:p>
        </w:tc>
        <w:tc>
          <w:tcPr>
            <w:tcW w:w="743" w:type="dxa"/>
            <w:vAlign w:val="top"/>
          </w:tcPr>
          <w:p w14:paraId="58E5E1C7">
            <w:pPr>
              <w:spacing w:line="307" w:lineRule="auto"/>
              <w:rPr>
                <w:rFonts w:ascii="Arial"/>
                <w:sz w:val="21"/>
              </w:rPr>
            </w:pPr>
          </w:p>
          <w:p w14:paraId="5894B0CC">
            <w:pPr>
              <w:pStyle w:val="7"/>
              <w:spacing w:before="77" w:line="315" w:lineRule="exact"/>
              <w:ind w:left="303"/>
            </w:pPr>
            <w:r>
              <w:rPr>
                <w:position w:val="3"/>
              </w:rPr>
              <w:t>★</w:t>
            </w:r>
          </w:p>
        </w:tc>
      </w:tr>
      <w:tr w14:paraId="6F7ADF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9858" w:type="dxa"/>
            <w:gridSpan w:val="6"/>
            <w:shd w:val="clear" w:color="auto" w:fill="A6A6A6"/>
            <w:vAlign w:val="top"/>
          </w:tcPr>
          <w:p w14:paraId="4A49622D">
            <w:pPr>
              <w:pStyle w:val="7"/>
              <w:spacing w:before="83" w:line="176" w:lineRule="auto"/>
              <w:ind w:left="4748"/>
            </w:pPr>
            <w:r>
              <w:rPr>
                <w:spacing w:val="-2"/>
              </w:rPr>
              <w:t>其他</w:t>
            </w:r>
          </w:p>
        </w:tc>
      </w:tr>
    </w:tbl>
    <w:p w14:paraId="5243C93E">
      <w:pPr>
        <w:rPr>
          <w:rFonts w:ascii="Arial"/>
          <w:sz w:val="21"/>
        </w:rPr>
      </w:pPr>
    </w:p>
    <w:p w14:paraId="1A764D6A">
      <w:pPr>
        <w:rPr>
          <w:rFonts w:ascii="Arial" w:hAnsi="Arial" w:eastAsia="Arial" w:cs="Arial"/>
          <w:sz w:val="21"/>
          <w:szCs w:val="21"/>
        </w:rPr>
        <w:sectPr>
          <w:footerReference r:id="rId23" w:type="default"/>
          <w:pgSz w:w="11906" w:h="16839"/>
          <w:pgMar w:top="400" w:right="1021" w:bottom="1170" w:left="1021" w:header="0" w:footer="956" w:gutter="0"/>
          <w:cols w:space="720" w:num="1"/>
        </w:sectPr>
      </w:pPr>
    </w:p>
    <w:p w14:paraId="63ACC26B">
      <w:pPr>
        <w:spacing w:before="3"/>
      </w:pPr>
    </w:p>
    <w:p w14:paraId="19A2A3BD">
      <w:pPr>
        <w:spacing w:before="3"/>
      </w:pPr>
    </w:p>
    <w:p w14:paraId="06E5E74B">
      <w:pPr>
        <w:spacing w:before="3"/>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6"/>
        <w:gridCol w:w="2165"/>
        <w:gridCol w:w="4535"/>
        <w:gridCol w:w="634"/>
        <w:gridCol w:w="635"/>
        <w:gridCol w:w="743"/>
      </w:tblGrid>
      <w:tr w14:paraId="6D9D10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146" w:type="dxa"/>
            <w:vAlign w:val="top"/>
          </w:tcPr>
          <w:p w14:paraId="47E80AB9">
            <w:pPr>
              <w:pStyle w:val="7"/>
              <w:spacing w:before="80" w:line="178" w:lineRule="auto"/>
              <w:ind w:left="393"/>
            </w:pPr>
            <w:r>
              <w:rPr>
                <w:spacing w:val="-3"/>
              </w:rPr>
              <w:t>早餐</w:t>
            </w:r>
          </w:p>
        </w:tc>
        <w:tc>
          <w:tcPr>
            <w:tcW w:w="2165" w:type="dxa"/>
            <w:vAlign w:val="top"/>
          </w:tcPr>
          <w:p w14:paraId="1B5667C5">
            <w:pPr>
              <w:pStyle w:val="7"/>
              <w:spacing w:before="79" w:line="179" w:lineRule="auto"/>
              <w:ind w:left="107"/>
            </w:pPr>
            <w:r>
              <w:rPr>
                <w:spacing w:val="-2"/>
              </w:rPr>
              <w:t>营养早餐</w:t>
            </w:r>
          </w:p>
        </w:tc>
        <w:tc>
          <w:tcPr>
            <w:tcW w:w="4535" w:type="dxa"/>
            <w:vAlign w:val="top"/>
          </w:tcPr>
          <w:p w14:paraId="49A7B4FC">
            <w:pPr>
              <w:pStyle w:val="7"/>
              <w:spacing w:before="79" w:line="179" w:lineRule="auto"/>
              <w:ind w:left="107"/>
            </w:pPr>
            <w:r>
              <w:rPr>
                <w:spacing w:val="-1"/>
              </w:rPr>
              <w:t>鸡蛋、牛奶等营养丰富的早餐。</w:t>
            </w:r>
          </w:p>
        </w:tc>
        <w:tc>
          <w:tcPr>
            <w:tcW w:w="634" w:type="dxa"/>
            <w:vAlign w:val="top"/>
          </w:tcPr>
          <w:p w14:paraId="352296D1">
            <w:pPr>
              <w:pStyle w:val="7"/>
              <w:spacing w:before="46" w:line="205" w:lineRule="auto"/>
              <w:ind w:left="249"/>
            </w:pPr>
            <w:r>
              <w:t>★</w:t>
            </w:r>
          </w:p>
        </w:tc>
        <w:tc>
          <w:tcPr>
            <w:tcW w:w="635" w:type="dxa"/>
            <w:vAlign w:val="top"/>
          </w:tcPr>
          <w:p w14:paraId="1C847D91">
            <w:pPr>
              <w:pStyle w:val="7"/>
              <w:spacing w:before="46" w:line="205" w:lineRule="auto"/>
              <w:ind w:left="249"/>
            </w:pPr>
            <w:r>
              <w:t>★</w:t>
            </w:r>
          </w:p>
        </w:tc>
        <w:tc>
          <w:tcPr>
            <w:tcW w:w="743" w:type="dxa"/>
            <w:vAlign w:val="top"/>
          </w:tcPr>
          <w:p w14:paraId="6D75EE0C">
            <w:pPr>
              <w:pStyle w:val="7"/>
              <w:spacing w:before="46" w:line="205" w:lineRule="auto"/>
              <w:ind w:left="303"/>
            </w:pPr>
            <w:r>
              <w:t>★</w:t>
            </w:r>
          </w:p>
        </w:tc>
      </w:tr>
      <w:tr w14:paraId="49BBAF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46" w:type="dxa"/>
            <w:vAlign w:val="top"/>
          </w:tcPr>
          <w:p w14:paraId="3D52F25F">
            <w:pPr>
              <w:pStyle w:val="7"/>
              <w:spacing w:before="77" w:line="177" w:lineRule="auto"/>
              <w:ind w:left="212"/>
            </w:pPr>
            <w:r>
              <w:rPr>
                <w:spacing w:val="-1"/>
              </w:rPr>
              <w:t>个检报告</w:t>
            </w:r>
          </w:p>
        </w:tc>
        <w:tc>
          <w:tcPr>
            <w:tcW w:w="2165" w:type="dxa"/>
            <w:vAlign w:val="top"/>
          </w:tcPr>
          <w:p w14:paraId="32D78FB8">
            <w:pPr>
              <w:pStyle w:val="7"/>
              <w:spacing w:before="77" w:line="177" w:lineRule="auto"/>
              <w:ind w:left="105"/>
            </w:pPr>
            <w:r>
              <w:rPr>
                <w:spacing w:val="-1"/>
              </w:rPr>
              <w:t>个检报告</w:t>
            </w:r>
          </w:p>
        </w:tc>
        <w:tc>
          <w:tcPr>
            <w:tcW w:w="4535" w:type="dxa"/>
            <w:vAlign w:val="top"/>
          </w:tcPr>
          <w:p w14:paraId="1C0F371B">
            <w:pPr>
              <w:rPr>
                <w:rFonts w:ascii="Arial"/>
                <w:sz w:val="21"/>
              </w:rPr>
            </w:pPr>
          </w:p>
        </w:tc>
        <w:tc>
          <w:tcPr>
            <w:tcW w:w="634" w:type="dxa"/>
            <w:vAlign w:val="top"/>
          </w:tcPr>
          <w:p w14:paraId="4C27B7AB">
            <w:pPr>
              <w:pStyle w:val="7"/>
              <w:spacing w:before="42" w:line="204" w:lineRule="auto"/>
              <w:ind w:left="249"/>
            </w:pPr>
            <w:r>
              <w:t>★</w:t>
            </w:r>
          </w:p>
        </w:tc>
        <w:tc>
          <w:tcPr>
            <w:tcW w:w="635" w:type="dxa"/>
            <w:vAlign w:val="top"/>
          </w:tcPr>
          <w:p w14:paraId="131EE3F8">
            <w:pPr>
              <w:pStyle w:val="7"/>
              <w:spacing w:before="42" w:line="204" w:lineRule="auto"/>
              <w:ind w:left="249"/>
            </w:pPr>
            <w:r>
              <w:t>★</w:t>
            </w:r>
          </w:p>
        </w:tc>
        <w:tc>
          <w:tcPr>
            <w:tcW w:w="743" w:type="dxa"/>
            <w:vAlign w:val="top"/>
          </w:tcPr>
          <w:p w14:paraId="5F065738">
            <w:pPr>
              <w:pStyle w:val="7"/>
              <w:spacing w:before="42" w:line="204" w:lineRule="auto"/>
              <w:ind w:left="303"/>
            </w:pPr>
            <w:r>
              <w:t>★</w:t>
            </w:r>
          </w:p>
        </w:tc>
      </w:tr>
      <w:tr w14:paraId="1A8B86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7846" w:type="dxa"/>
            <w:gridSpan w:val="3"/>
            <w:vAlign w:val="top"/>
          </w:tcPr>
          <w:p w14:paraId="703C4DF6">
            <w:pPr>
              <w:pStyle w:val="7"/>
              <w:spacing w:before="80" w:line="178" w:lineRule="auto"/>
              <w:ind w:left="3653"/>
            </w:pPr>
            <w:r>
              <w:rPr>
                <w:spacing w:val="-1"/>
              </w:rPr>
              <w:t>优惠价</w:t>
            </w:r>
          </w:p>
        </w:tc>
        <w:tc>
          <w:tcPr>
            <w:tcW w:w="634" w:type="dxa"/>
            <w:vAlign w:val="top"/>
          </w:tcPr>
          <w:p w14:paraId="74C8C467">
            <w:pPr>
              <w:pStyle w:val="7"/>
              <w:spacing w:before="46" w:line="205" w:lineRule="auto"/>
              <w:ind w:left="165"/>
            </w:pPr>
            <w:r>
              <w:rPr>
                <w:spacing w:val="-3"/>
              </w:rPr>
              <w:t>920</w:t>
            </w:r>
          </w:p>
        </w:tc>
        <w:tc>
          <w:tcPr>
            <w:tcW w:w="635" w:type="dxa"/>
            <w:vAlign w:val="top"/>
          </w:tcPr>
          <w:p w14:paraId="6E77FE3A">
            <w:pPr>
              <w:pStyle w:val="7"/>
              <w:spacing w:before="46" w:line="205" w:lineRule="auto"/>
              <w:ind w:left="167"/>
            </w:pPr>
            <w:r>
              <w:rPr>
                <w:spacing w:val="-3"/>
              </w:rPr>
              <w:t>820</w:t>
            </w:r>
          </w:p>
        </w:tc>
        <w:tc>
          <w:tcPr>
            <w:tcW w:w="743" w:type="dxa"/>
            <w:vAlign w:val="top"/>
          </w:tcPr>
          <w:p w14:paraId="439EBDD8">
            <w:pPr>
              <w:pStyle w:val="7"/>
              <w:spacing w:before="46" w:line="205" w:lineRule="auto"/>
              <w:ind w:left="175"/>
            </w:pPr>
            <w:r>
              <w:rPr>
                <w:spacing w:val="-5"/>
              </w:rPr>
              <w:t>1000</w:t>
            </w:r>
          </w:p>
        </w:tc>
      </w:tr>
    </w:tbl>
    <w:p w14:paraId="6B0B25A9">
      <w:pPr>
        <w:spacing w:before="226"/>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58"/>
        <w:gridCol w:w="2320"/>
        <w:gridCol w:w="4252"/>
        <w:gridCol w:w="844"/>
        <w:gridCol w:w="640"/>
        <w:gridCol w:w="644"/>
      </w:tblGrid>
      <w:tr w14:paraId="228388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6" w:hRule="atLeast"/>
        </w:trPr>
        <w:tc>
          <w:tcPr>
            <w:tcW w:w="9858" w:type="dxa"/>
            <w:gridSpan w:val="6"/>
            <w:shd w:val="clear" w:color="auto" w:fill="ED7D31"/>
            <w:vAlign w:val="top"/>
          </w:tcPr>
          <w:p w14:paraId="68DCA840">
            <w:pPr>
              <w:pStyle w:val="7"/>
              <w:spacing w:before="150" w:line="184" w:lineRule="auto"/>
              <w:ind w:left="4206"/>
            </w:pPr>
            <w:r>
              <w:rPr>
                <w:color w:val="FFFFFF"/>
                <w:spacing w:val="-1"/>
              </w:rPr>
              <w:t>爱康集团高管套餐</w:t>
            </w:r>
          </w:p>
        </w:tc>
      </w:tr>
      <w:tr w14:paraId="59127A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7" w:hRule="atLeast"/>
        </w:trPr>
        <w:tc>
          <w:tcPr>
            <w:tcW w:w="9858" w:type="dxa"/>
            <w:gridSpan w:val="6"/>
            <w:shd w:val="clear" w:color="auto" w:fill="BFBFBF"/>
            <w:vAlign w:val="top"/>
          </w:tcPr>
          <w:p w14:paraId="1D51D240">
            <w:pPr>
              <w:pStyle w:val="7"/>
              <w:spacing w:before="48" w:line="209" w:lineRule="auto"/>
              <w:ind w:left="3436"/>
            </w:pPr>
            <w:r>
              <w:rPr>
                <w:spacing w:val="-2"/>
              </w:rPr>
              <w:t>2026 年度高管爱康国宾 VIP 体检方案</w:t>
            </w:r>
          </w:p>
        </w:tc>
      </w:tr>
      <w:tr w14:paraId="5C6A1E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3478" w:type="dxa"/>
            <w:gridSpan w:val="2"/>
            <w:vAlign w:val="top"/>
          </w:tcPr>
          <w:p w14:paraId="41BA226D">
            <w:pPr>
              <w:pStyle w:val="7"/>
              <w:spacing w:before="233" w:line="182" w:lineRule="auto"/>
              <w:ind w:left="1377"/>
            </w:pPr>
            <w:r>
              <w:rPr>
                <w:spacing w:val="-1"/>
              </w:rPr>
              <w:t>体检项目</w:t>
            </w:r>
          </w:p>
        </w:tc>
        <w:tc>
          <w:tcPr>
            <w:tcW w:w="4252" w:type="dxa"/>
            <w:vAlign w:val="top"/>
          </w:tcPr>
          <w:p w14:paraId="2A2FF198">
            <w:pPr>
              <w:pStyle w:val="7"/>
              <w:spacing w:before="231" w:line="184" w:lineRule="auto"/>
              <w:ind w:left="115"/>
            </w:pPr>
            <w:r>
              <w:rPr>
                <w:spacing w:val="-3"/>
              </w:rPr>
              <w:t>临床意义</w:t>
            </w:r>
          </w:p>
        </w:tc>
        <w:tc>
          <w:tcPr>
            <w:tcW w:w="844" w:type="dxa"/>
            <w:vAlign w:val="top"/>
          </w:tcPr>
          <w:p w14:paraId="7F773D32">
            <w:pPr>
              <w:pStyle w:val="7"/>
              <w:spacing w:before="241" w:line="176" w:lineRule="auto"/>
              <w:ind w:left="335"/>
            </w:pPr>
            <w:r>
              <w:t>男</w:t>
            </w:r>
          </w:p>
        </w:tc>
        <w:tc>
          <w:tcPr>
            <w:tcW w:w="640" w:type="dxa"/>
            <w:vAlign w:val="top"/>
          </w:tcPr>
          <w:p w14:paraId="245E8067">
            <w:pPr>
              <w:pStyle w:val="7"/>
              <w:spacing w:before="75" w:line="211" w:lineRule="auto"/>
              <w:ind w:left="232" w:right="136" w:hanging="90"/>
            </w:pPr>
            <w:r>
              <w:rPr>
                <w:spacing w:val="-2"/>
              </w:rPr>
              <w:t>女未</w:t>
            </w:r>
            <w:r>
              <w:t>婚</w:t>
            </w:r>
          </w:p>
        </w:tc>
        <w:tc>
          <w:tcPr>
            <w:tcW w:w="644" w:type="dxa"/>
            <w:vAlign w:val="top"/>
          </w:tcPr>
          <w:p w14:paraId="43305074">
            <w:pPr>
              <w:pStyle w:val="7"/>
              <w:spacing w:before="75" w:line="211" w:lineRule="auto"/>
              <w:ind w:left="230" w:right="139" w:hanging="87"/>
            </w:pPr>
            <w:r>
              <w:rPr>
                <w:spacing w:val="-2"/>
              </w:rPr>
              <w:t>女已</w:t>
            </w:r>
            <w:r>
              <w:t>婚</w:t>
            </w:r>
          </w:p>
        </w:tc>
      </w:tr>
      <w:tr w14:paraId="4094E7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858" w:type="dxa"/>
            <w:gridSpan w:val="6"/>
            <w:shd w:val="clear" w:color="auto" w:fill="A6A6A6"/>
            <w:vAlign w:val="top"/>
          </w:tcPr>
          <w:p w14:paraId="63FFDBE5">
            <w:pPr>
              <w:pStyle w:val="7"/>
              <w:spacing w:before="75" w:line="180" w:lineRule="auto"/>
              <w:ind w:left="4567"/>
            </w:pPr>
            <w:r>
              <w:rPr>
                <w:spacing w:val="-1"/>
              </w:rPr>
              <w:t>科室检查</w:t>
            </w:r>
          </w:p>
        </w:tc>
      </w:tr>
      <w:tr w14:paraId="326499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158" w:type="dxa"/>
            <w:vAlign w:val="top"/>
          </w:tcPr>
          <w:p w14:paraId="5D40EE97">
            <w:pPr>
              <w:pStyle w:val="7"/>
              <w:spacing w:before="232" w:line="182" w:lineRule="auto"/>
              <w:ind w:left="133"/>
            </w:pPr>
            <w:r>
              <w:rPr>
                <w:spacing w:val="-2"/>
              </w:rPr>
              <w:t>一般检查 A</w:t>
            </w:r>
          </w:p>
        </w:tc>
        <w:tc>
          <w:tcPr>
            <w:tcW w:w="2320" w:type="dxa"/>
            <w:vAlign w:val="top"/>
          </w:tcPr>
          <w:p w14:paraId="0BC0DF8B">
            <w:pPr>
              <w:pStyle w:val="7"/>
              <w:spacing w:before="73" w:line="212" w:lineRule="auto"/>
              <w:ind w:left="105" w:right="282"/>
            </w:pPr>
            <w:r>
              <w:rPr>
                <w:spacing w:val="-1"/>
              </w:rPr>
              <w:t>身高,体重,体重指数,收缩压,舒张压</w:t>
            </w:r>
          </w:p>
        </w:tc>
        <w:tc>
          <w:tcPr>
            <w:tcW w:w="4252" w:type="dxa"/>
            <w:vAlign w:val="top"/>
          </w:tcPr>
          <w:p w14:paraId="78F295A5">
            <w:pPr>
              <w:pStyle w:val="7"/>
              <w:spacing w:before="73" w:line="212" w:lineRule="auto"/>
              <w:ind w:left="106" w:right="183" w:hanging="1"/>
            </w:pPr>
            <w:r>
              <w:rPr>
                <w:spacing w:val="-2"/>
              </w:rPr>
              <w:t>通过仪器测量人体身高、体重及血压</w:t>
            </w:r>
            <w:r>
              <w:rPr>
                <w:spacing w:val="-13"/>
              </w:rPr>
              <w:t xml:space="preserve"> </w:t>
            </w:r>
            <w:r>
              <w:rPr>
                <w:spacing w:val="-2"/>
              </w:rPr>
              <w:t>，科学判断体</w:t>
            </w:r>
            <w:r>
              <w:rPr>
                <w:spacing w:val="-1"/>
              </w:rPr>
              <w:t>重是否标准、血压是否正常。</w:t>
            </w:r>
          </w:p>
        </w:tc>
        <w:tc>
          <w:tcPr>
            <w:tcW w:w="844" w:type="dxa"/>
            <w:vAlign w:val="top"/>
          </w:tcPr>
          <w:p w14:paraId="4C43DF40">
            <w:pPr>
              <w:pStyle w:val="7"/>
              <w:spacing w:before="198" w:line="315" w:lineRule="exact"/>
              <w:ind w:left="353"/>
            </w:pPr>
            <w:r>
              <w:rPr>
                <w:position w:val="3"/>
              </w:rPr>
              <w:t>★</w:t>
            </w:r>
          </w:p>
        </w:tc>
        <w:tc>
          <w:tcPr>
            <w:tcW w:w="640" w:type="dxa"/>
            <w:vAlign w:val="top"/>
          </w:tcPr>
          <w:p w14:paraId="59CF5EF3">
            <w:pPr>
              <w:pStyle w:val="7"/>
              <w:spacing w:before="198" w:line="315" w:lineRule="exact"/>
              <w:ind w:left="251"/>
            </w:pPr>
            <w:r>
              <w:rPr>
                <w:position w:val="3"/>
              </w:rPr>
              <w:t>★</w:t>
            </w:r>
          </w:p>
        </w:tc>
        <w:tc>
          <w:tcPr>
            <w:tcW w:w="644" w:type="dxa"/>
            <w:vAlign w:val="top"/>
          </w:tcPr>
          <w:p w14:paraId="00398800">
            <w:pPr>
              <w:pStyle w:val="7"/>
              <w:spacing w:before="198" w:line="315" w:lineRule="exact"/>
              <w:ind w:left="252"/>
            </w:pPr>
            <w:r>
              <w:rPr>
                <w:position w:val="3"/>
              </w:rPr>
              <w:t>★</w:t>
            </w:r>
          </w:p>
        </w:tc>
      </w:tr>
      <w:tr w14:paraId="25EBD4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4" w:hRule="atLeast"/>
        </w:trPr>
        <w:tc>
          <w:tcPr>
            <w:tcW w:w="1158" w:type="dxa"/>
            <w:vAlign w:val="top"/>
          </w:tcPr>
          <w:p w14:paraId="4FA9AC13">
            <w:pPr>
              <w:spacing w:line="398" w:lineRule="auto"/>
              <w:rPr>
                <w:rFonts w:ascii="Arial"/>
                <w:sz w:val="21"/>
              </w:rPr>
            </w:pPr>
          </w:p>
          <w:p w14:paraId="1E39680F">
            <w:pPr>
              <w:pStyle w:val="7"/>
              <w:spacing w:before="78" w:line="181" w:lineRule="auto"/>
              <w:ind w:left="414"/>
            </w:pPr>
            <w:r>
              <w:rPr>
                <w:spacing w:val="-10"/>
              </w:rPr>
              <w:t>内科</w:t>
            </w:r>
          </w:p>
        </w:tc>
        <w:tc>
          <w:tcPr>
            <w:tcW w:w="2320" w:type="dxa"/>
            <w:vAlign w:val="top"/>
          </w:tcPr>
          <w:p w14:paraId="1AE97CE0">
            <w:pPr>
              <w:pStyle w:val="7"/>
              <w:spacing w:before="162" w:line="244" w:lineRule="auto"/>
              <w:ind w:left="105" w:right="145"/>
            </w:pPr>
            <w:r>
              <w:rPr>
                <w:spacing w:val="-1"/>
              </w:rPr>
              <w:t>病史,家族史,心率,心律,心音,肺部听诊,肝脏触诊,脾脏触诊,肾脏叩诊,内科其它</w:t>
            </w:r>
          </w:p>
        </w:tc>
        <w:tc>
          <w:tcPr>
            <w:tcW w:w="4252" w:type="dxa"/>
            <w:vAlign w:val="top"/>
          </w:tcPr>
          <w:p w14:paraId="0EAE15B0">
            <w:pPr>
              <w:pStyle w:val="7"/>
              <w:spacing w:before="162" w:line="244" w:lineRule="auto"/>
              <w:ind w:left="105" w:right="183"/>
              <w:jc w:val="both"/>
            </w:pPr>
            <w:r>
              <w:rPr>
                <w:spacing w:val="-1"/>
              </w:rPr>
              <w:t>通过视、触、叩、听检查心、肺、肝、脾等重要脏</w:t>
            </w:r>
            <w:r>
              <w:rPr>
                <w:spacing w:val="-3"/>
              </w:rPr>
              <w:t>器的基本状况</w:t>
            </w:r>
            <w:r>
              <w:rPr>
                <w:spacing w:val="-18"/>
              </w:rPr>
              <w:t xml:space="preserve"> </w:t>
            </w:r>
            <w:r>
              <w:rPr>
                <w:spacing w:val="-3"/>
              </w:rPr>
              <w:t>，发现常见疾病的相关征兆</w:t>
            </w:r>
            <w:r>
              <w:rPr>
                <w:spacing w:val="-26"/>
              </w:rPr>
              <w:t xml:space="preserve"> </w:t>
            </w:r>
            <w:r>
              <w:rPr>
                <w:spacing w:val="-3"/>
              </w:rPr>
              <w:t>，或初步</w:t>
            </w:r>
            <w:r>
              <w:rPr>
                <w:spacing w:val="-1"/>
              </w:rPr>
              <w:t>排除常见疾病。</w:t>
            </w:r>
          </w:p>
        </w:tc>
        <w:tc>
          <w:tcPr>
            <w:tcW w:w="844" w:type="dxa"/>
            <w:vAlign w:val="top"/>
          </w:tcPr>
          <w:p w14:paraId="6E77C4B4">
            <w:pPr>
              <w:spacing w:line="363" w:lineRule="auto"/>
              <w:rPr>
                <w:rFonts w:ascii="Arial"/>
                <w:sz w:val="21"/>
              </w:rPr>
            </w:pPr>
          </w:p>
          <w:p w14:paraId="1DA5C42F">
            <w:pPr>
              <w:pStyle w:val="7"/>
              <w:spacing w:before="77" w:line="315" w:lineRule="exact"/>
              <w:ind w:left="353"/>
            </w:pPr>
            <w:r>
              <w:rPr>
                <w:position w:val="3"/>
              </w:rPr>
              <w:t>★</w:t>
            </w:r>
          </w:p>
        </w:tc>
        <w:tc>
          <w:tcPr>
            <w:tcW w:w="640" w:type="dxa"/>
            <w:vAlign w:val="top"/>
          </w:tcPr>
          <w:p w14:paraId="6337C4B1">
            <w:pPr>
              <w:spacing w:line="363" w:lineRule="auto"/>
              <w:rPr>
                <w:rFonts w:ascii="Arial"/>
                <w:sz w:val="21"/>
              </w:rPr>
            </w:pPr>
          </w:p>
          <w:p w14:paraId="0DC80C44">
            <w:pPr>
              <w:pStyle w:val="7"/>
              <w:spacing w:before="77" w:line="315" w:lineRule="exact"/>
              <w:ind w:left="251"/>
            </w:pPr>
            <w:r>
              <w:rPr>
                <w:position w:val="3"/>
              </w:rPr>
              <w:t>★</w:t>
            </w:r>
          </w:p>
        </w:tc>
        <w:tc>
          <w:tcPr>
            <w:tcW w:w="644" w:type="dxa"/>
            <w:vAlign w:val="top"/>
          </w:tcPr>
          <w:p w14:paraId="5727C1F0">
            <w:pPr>
              <w:spacing w:line="363" w:lineRule="auto"/>
              <w:rPr>
                <w:rFonts w:ascii="Arial"/>
                <w:sz w:val="21"/>
              </w:rPr>
            </w:pPr>
          </w:p>
          <w:p w14:paraId="556BE398">
            <w:pPr>
              <w:pStyle w:val="7"/>
              <w:spacing w:before="77" w:line="315" w:lineRule="exact"/>
              <w:ind w:left="252"/>
            </w:pPr>
            <w:r>
              <w:rPr>
                <w:position w:val="3"/>
              </w:rPr>
              <w:t>★</w:t>
            </w:r>
          </w:p>
        </w:tc>
      </w:tr>
      <w:tr w14:paraId="1D222B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4" w:hRule="atLeast"/>
        </w:trPr>
        <w:tc>
          <w:tcPr>
            <w:tcW w:w="1158" w:type="dxa"/>
            <w:vMerge w:val="restart"/>
            <w:tcBorders>
              <w:bottom w:val="nil"/>
            </w:tcBorders>
            <w:vAlign w:val="top"/>
          </w:tcPr>
          <w:p w14:paraId="29A1FEBE">
            <w:pPr>
              <w:spacing w:line="288" w:lineRule="auto"/>
              <w:rPr>
                <w:rFonts w:ascii="Arial"/>
                <w:sz w:val="21"/>
              </w:rPr>
            </w:pPr>
          </w:p>
          <w:p w14:paraId="78830747">
            <w:pPr>
              <w:spacing w:line="289" w:lineRule="auto"/>
              <w:rPr>
                <w:rFonts w:ascii="Arial"/>
                <w:sz w:val="21"/>
              </w:rPr>
            </w:pPr>
          </w:p>
          <w:p w14:paraId="384C5BA6">
            <w:pPr>
              <w:spacing w:line="289" w:lineRule="auto"/>
              <w:rPr>
                <w:rFonts w:ascii="Arial"/>
                <w:sz w:val="21"/>
              </w:rPr>
            </w:pPr>
          </w:p>
          <w:p w14:paraId="793A7E9C">
            <w:pPr>
              <w:pStyle w:val="7"/>
              <w:spacing w:before="78" w:line="182" w:lineRule="auto"/>
              <w:ind w:left="398"/>
            </w:pPr>
            <w:r>
              <w:rPr>
                <w:spacing w:val="-1"/>
              </w:rPr>
              <w:t>外科</w:t>
            </w:r>
          </w:p>
        </w:tc>
        <w:tc>
          <w:tcPr>
            <w:tcW w:w="2320" w:type="dxa"/>
            <w:vAlign w:val="top"/>
          </w:tcPr>
          <w:p w14:paraId="3C1656FB">
            <w:pPr>
              <w:spacing w:line="397" w:lineRule="auto"/>
              <w:rPr>
                <w:rFonts w:ascii="Arial"/>
                <w:sz w:val="21"/>
              </w:rPr>
            </w:pPr>
          </w:p>
          <w:p w14:paraId="2292E9C8">
            <w:pPr>
              <w:pStyle w:val="7"/>
              <w:spacing w:before="77" w:line="182" w:lineRule="auto"/>
              <w:ind w:left="108"/>
            </w:pPr>
            <w:r>
              <w:rPr>
                <w:spacing w:val="-2"/>
              </w:rPr>
              <w:t>男外科</w:t>
            </w:r>
          </w:p>
        </w:tc>
        <w:tc>
          <w:tcPr>
            <w:tcW w:w="4252" w:type="dxa"/>
            <w:vAlign w:val="top"/>
          </w:tcPr>
          <w:p w14:paraId="4114EAB4">
            <w:pPr>
              <w:pStyle w:val="7"/>
              <w:spacing w:before="129" w:line="246" w:lineRule="auto"/>
              <w:ind w:left="105" w:right="55"/>
              <w:jc w:val="both"/>
            </w:pPr>
            <w:r>
              <w:rPr>
                <w:spacing w:val="-10"/>
              </w:rPr>
              <w:t>皮肤、浅表淋巴结（颈部、锁骨上、腋窝、腹股沟）、</w:t>
            </w:r>
            <w:r>
              <w:t>甲状腺（外科）、乳房、脊柱、四肢关节、</w:t>
            </w:r>
            <w:r>
              <w:rPr>
                <w:spacing w:val="-1"/>
              </w:rPr>
              <w:t>外生殖</w:t>
            </w:r>
            <w:r>
              <w:t>器、肛门、直肠指诊、前列腺（外科）、外</w:t>
            </w:r>
            <w:r>
              <w:rPr>
                <w:spacing w:val="-1"/>
              </w:rPr>
              <w:t>科其它</w:t>
            </w:r>
          </w:p>
        </w:tc>
        <w:tc>
          <w:tcPr>
            <w:tcW w:w="844" w:type="dxa"/>
            <w:vAlign w:val="top"/>
          </w:tcPr>
          <w:p w14:paraId="4AFBCBF3">
            <w:pPr>
              <w:spacing w:line="362" w:lineRule="auto"/>
              <w:rPr>
                <w:rFonts w:ascii="Arial"/>
                <w:sz w:val="21"/>
              </w:rPr>
            </w:pPr>
          </w:p>
          <w:p w14:paraId="6FA973B4">
            <w:pPr>
              <w:pStyle w:val="7"/>
              <w:spacing w:before="77" w:line="315" w:lineRule="exact"/>
              <w:ind w:left="353"/>
            </w:pPr>
            <w:r>
              <w:rPr>
                <w:position w:val="3"/>
              </w:rPr>
              <w:t>★</w:t>
            </w:r>
          </w:p>
        </w:tc>
        <w:tc>
          <w:tcPr>
            <w:tcW w:w="640" w:type="dxa"/>
            <w:vAlign w:val="top"/>
          </w:tcPr>
          <w:p w14:paraId="30C2C37E">
            <w:pPr>
              <w:rPr>
                <w:rFonts w:ascii="Arial"/>
                <w:sz w:val="21"/>
              </w:rPr>
            </w:pPr>
          </w:p>
        </w:tc>
        <w:tc>
          <w:tcPr>
            <w:tcW w:w="644" w:type="dxa"/>
            <w:vAlign w:val="top"/>
          </w:tcPr>
          <w:p w14:paraId="5134927E">
            <w:pPr>
              <w:rPr>
                <w:rFonts w:ascii="Arial"/>
                <w:sz w:val="21"/>
              </w:rPr>
            </w:pPr>
          </w:p>
        </w:tc>
      </w:tr>
      <w:tr w14:paraId="769DA1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158" w:type="dxa"/>
            <w:vMerge w:val="continue"/>
            <w:tcBorders>
              <w:top w:val="nil"/>
            </w:tcBorders>
            <w:vAlign w:val="top"/>
          </w:tcPr>
          <w:p w14:paraId="7620B811">
            <w:pPr>
              <w:rPr>
                <w:rFonts w:ascii="Arial"/>
                <w:sz w:val="21"/>
              </w:rPr>
            </w:pPr>
          </w:p>
        </w:tc>
        <w:tc>
          <w:tcPr>
            <w:tcW w:w="2320" w:type="dxa"/>
            <w:vAlign w:val="top"/>
          </w:tcPr>
          <w:p w14:paraId="71D177BE">
            <w:pPr>
              <w:spacing w:line="312" w:lineRule="auto"/>
              <w:rPr>
                <w:rFonts w:ascii="Arial"/>
                <w:sz w:val="21"/>
              </w:rPr>
            </w:pPr>
          </w:p>
          <w:p w14:paraId="36736FF3">
            <w:pPr>
              <w:pStyle w:val="7"/>
              <w:spacing w:before="78" w:line="182" w:lineRule="auto"/>
              <w:ind w:left="106"/>
            </w:pPr>
            <w:r>
              <w:rPr>
                <w:spacing w:val="-2"/>
              </w:rPr>
              <w:t>女外科</w:t>
            </w:r>
          </w:p>
        </w:tc>
        <w:tc>
          <w:tcPr>
            <w:tcW w:w="4252" w:type="dxa"/>
            <w:vAlign w:val="top"/>
          </w:tcPr>
          <w:p w14:paraId="0F95CA64">
            <w:pPr>
              <w:pStyle w:val="7"/>
              <w:spacing w:before="45" w:line="229" w:lineRule="auto"/>
              <w:ind w:left="106" w:right="55"/>
            </w:pPr>
            <w:r>
              <w:rPr>
                <w:spacing w:val="-10"/>
              </w:rPr>
              <w:t>皮肤、浅表淋巴结（颈部、锁骨上、腋窝、腹股沟）、</w:t>
            </w:r>
            <w:r>
              <w:rPr>
                <w:spacing w:val="-1"/>
              </w:rPr>
              <w:t>甲状腺（外科）、乳房、脊柱、四肢关节、肛门、直肠指诊、外科其它</w:t>
            </w:r>
          </w:p>
        </w:tc>
        <w:tc>
          <w:tcPr>
            <w:tcW w:w="844" w:type="dxa"/>
            <w:vAlign w:val="top"/>
          </w:tcPr>
          <w:p w14:paraId="2EE056F0">
            <w:pPr>
              <w:rPr>
                <w:rFonts w:ascii="Arial"/>
                <w:sz w:val="21"/>
              </w:rPr>
            </w:pPr>
          </w:p>
        </w:tc>
        <w:tc>
          <w:tcPr>
            <w:tcW w:w="640" w:type="dxa"/>
            <w:vAlign w:val="top"/>
          </w:tcPr>
          <w:p w14:paraId="6CEABE69">
            <w:pPr>
              <w:spacing w:line="278" w:lineRule="auto"/>
              <w:rPr>
                <w:rFonts w:ascii="Arial"/>
                <w:sz w:val="21"/>
              </w:rPr>
            </w:pPr>
          </w:p>
          <w:p w14:paraId="3028FB25">
            <w:pPr>
              <w:pStyle w:val="7"/>
              <w:spacing w:before="77" w:line="315" w:lineRule="exact"/>
              <w:ind w:left="251"/>
            </w:pPr>
            <w:r>
              <w:rPr>
                <w:position w:val="3"/>
              </w:rPr>
              <w:t>★</w:t>
            </w:r>
          </w:p>
        </w:tc>
        <w:tc>
          <w:tcPr>
            <w:tcW w:w="644" w:type="dxa"/>
            <w:vAlign w:val="top"/>
          </w:tcPr>
          <w:p w14:paraId="6BB13535">
            <w:pPr>
              <w:spacing w:line="278" w:lineRule="auto"/>
              <w:rPr>
                <w:rFonts w:ascii="Arial"/>
                <w:sz w:val="21"/>
              </w:rPr>
            </w:pPr>
          </w:p>
          <w:p w14:paraId="3C0C324F">
            <w:pPr>
              <w:pStyle w:val="7"/>
              <w:spacing w:before="77" w:line="315" w:lineRule="exact"/>
              <w:ind w:left="252"/>
            </w:pPr>
            <w:r>
              <w:rPr>
                <w:position w:val="3"/>
              </w:rPr>
              <w:t>★</w:t>
            </w:r>
          </w:p>
        </w:tc>
      </w:tr>
      <w:tr w14:paraId="501B56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158" w:type="dxa"/>
            <w:vMerge w:val="restart"/>
            <w:tcBorders>
              <w:bottom w:val="nil"/>
            </w:tcBorders>
            <w:vAlign w:val="top"/>
          </w:tcPr>
          <w:p w14:paraId="0CEBB104">
            <w:pPr>
              <w:spacing w:line="261" w:lineRule="auto"/>
              <w:rPr>
                <w:rFonts w:ascii="Arial"/>
                <w:sz w:val="21"/>
              </w:rPr>
            </w:pPr>
          </w:p>
          <w:p w14:paraId="10532411">
            <w:pPr>
              <w:spacing w:line="261" w:lineRule="auto"/>
              <w:rPr>
                <w:rFonts w:ascii="Arial"/>
                <w:sz w:val="21"/>
              </w:rPr>
            </w:pPr>
          </w:p>
          <w:p w14:paraId="055E7CD6">
            <w:pPr>
              <w:spacing w:line="261" w:lineRule="auto"/>
              <w:rPr>
                <w:rFonts w:ascii="Arial"/>
                <w:sz w:val="21"/>
              </w:rPr>
            </w:pPr>
          </w:p>
          <w:p w14:paraId="7941728A">
            <w:pPr>
              <w:spacing w:line="262" w:lineRule="auto"/>
              <w:rPr>
                <w:rFonts w:ascii="Arial"/>
                <w:sz w:val="21"/>
              </w:rPr>
            </w:pPr>
          </w:p>
          <w:p w14:paraId="048DBCD1">
            <w:pPr>
              <w:pStyle w:val="7"/>
              <w:spacing w:before="77" w:line="254" w:lineRule="auto"/>
              <w:ind w:left="487" w:right="127" w:hanging="358"/>
            </w:pPr>
            <w:r>
              <w:rPr>
                <w:spacing w:val="-1"/>
              </w:rPr>
              <w:t>女性常规检</w:t>
            </w:r>
            <w:r>
              <w:t>测</w:t>
            </w:r>
          </w:p>
        </w:tc>
        <w:tc>
          <w:tcPr>
            <w:tcW w:w="2320" w:type="dxa"/>
            <w:vAlign w:val="top"/>
          </w:tcPr>
          <w:p w14:paraId="566AEBC2">
            <w:pPr>
              <w:pStyle w:val="7"/>
              <w:spacing w:before="236" w:line="182" w:lineRule="auto"/>
              <w:ind w:left="105"/>
            </w:pPr>
            <w:r>
              <w:rPr>
                <w:spacing w:val="-1"/>
              </w:rPr>
              <w:t>妇科检查</w:t>
            </w:r>
          </w:p>
        </w:tc>
        <w:tc>
          <w:tcPr>
            <w:tcW w:w="4252" w:type="dxa"/>
            <w:vAlign w:val="top"/>
          </w:tcPr>
          <w:p w14:paraId="33CE0998">
            <w:pPr>
              <w:pStyle w:val="7"/>
              <w:spacing w:before="78" w:line="210" w:lineRule="auto"/>
              <w:ind w:left="106" w:right="183" w:hanging="1"/>
            </w:pPr>
            <w:r>
              <w:rPr>
                <w:spacing w:val="-2"/>
              </w:rPr>
              <w:t>通过各种检查了解女性生殖系统有无异常</w:t>
            </w:r>
            <w:r>
              <w:rPr>
                <w:spacing w:val="-13"/>
              </w:rPr>
              <w:t xml:space="preserve"> </w:t>
            </w:r>
            <w:r>
              <w:rPr>
                <w:spacing w:val="-2"/>
              </w:rPr>
              <w:t>，以发现</w:t>
            </w:r>
            <w:r>
              <w:rPr>
                <w:spacing w:val="-1"/>
              </w:rPr>
              <w:t>可能存在的各种炎症、肿瘤等病变。</w:t>
            </w:r>
          </w:p>
        </w:tc>
        <w:tc>
          <w:tcPr>
            <w:tcW w:w="844" w:type="dxa"/>
            <w:vAlign w:val="top"/>
          </w:tcPr>
          <w:p w14:paraId="0DD45C41">
            <w:pPr>
              <w:rPr>
                <w:rFonts w:ascii="Arial"/>
                <w:sz w:val="21"/>
              </w:rPr>
            </w:pPr>
          </w:p>
        </w:tc>
        <w:tc>
          <w:tcPr>
            <w:tcW w:w="640" w:type="dxa"/>
            <w:vAlign w:val="top"/>
          </w:tcPr>
          <w:p w14:paraId="6E3C2FD8">
            <w:pPr>
              <w:rPr>
                <w:rFonts w:ascii="Arial"/>
                <w:sz w:val="21"/>
              </w:rPr>
            </w:pPr>
          </w:p>
        </w:tc>
        <w:tc>
          <w:tcPr>
            <w:tcW w:w="644" w:type="dxa"/>
            <w:vAlign w:val="top"/>
          </w:tcPr>
          <w:p w14:paraId="3FF996A7">
            <w:pPr>
              <w:pStyle w:val="7"/>
              <w:spacing w:before="201" w:line="316" w:lineRule="exact"/>
              <w:ind w:left="252"/>
            </w:pPr>
            <w:r>
              <w:rPr>
                <w:position w:val="3"/>
              </w:rPr>
              <w:t>★</w:t>
            </w:r>
          </w:p>
        </w:tc>
      </w:tr>
      <w:tr w14:paraId="4EF539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7" w:hRule="atLeast"/>
        </w:trPr>
        <w:tc>
          <w:tcPr>
            <w:tcW w:w="1158" w:type="dxa"/>
            <w:vMerge w:val="continue"/>
            <w:tcBorders>
              <w:top w:val="nil"/>
              <w:bottom w:val="nil"/>
            </w:tcBorders>
            <w:vAlign w:val="top"/>
          </w:tcPr>
          <w:p w14:paraId="432E2594">
            <w:pPr>
              <w:rPr>
                <w:rFonts w:ascii="Arial"/>
                <w:sz w:val="21"/>
              </w:rPr>
            </w:pPr>
          </w:p>
        </w:tc>
        <w:tc>
          <w:tcPr>
            <w:tcW w:w="2320" w:type="dxa"/>
            <w:vAlign w:val="top"/>
          </w:tcPr>
          <w:p w14:paraId="0F5BE24A">
            <w:pPr>
              <w:spacing w:line="259" w:lineRule="auto"/>
              <w:rPr>
                <w:rFonts w:ascii="Arial"/>
                <w:sz w:val="21"/>
              </w:rPr>
            </w:pPr>
          </w:p>
          <w:p w14:paraId="6E214E4F">
            <w:pPr>
              <w:pStyle w:val="7"/>
              <w:spacing w:before="77" w:line="183" w:lineRule="auto"/>
              <w:ind w:left="120"/>
            </w:pPr>
            <w:r>
              <w:rPr>
                <w:spacing w:val="-5"/>
              </w:rPr>
              <w:t>白带常规</w:t>
            </w:r>
          </w:p>
        </w:tc>
        <w:tc>
          <w:tcPr>
            <w:tcW w:w="4252" w:type="dxa"/>
            <w:vAlign w:val="top"/>
          </w:tcPr>
          <w:p w14:paraId="7EEB3985">
            <w:pPr>
              <w:pStyle w:val="7"/>
              <w:spacing w:before="181" w:line="251" w:lineRule="auto"/>
              <w:ind w:left="114" w:right="183" w:hanging="7"/>
            </w:pPr>
            <w:r>
              <w:rPr>
                <w:spacing w:val="-2"/>
              </w:rPr>
              <w:t>用于检查阴道内有无滴虫、念珠菌</w:t>
            </w:r>
            <w:r>
              <w:rPr>
                <w:spacing w:val="-15"/>
              </w:rPr>
              <w:t xml:space="preserve"> </w:t>
            </w:r>
            <w:r>
              <w:rPr>
                <w:spacing w:val="-2"/>
              </w:rPr>
              <w:t>，同时还可确定</w:t>
            </w:r>
            <w:r>
              <w:rPr>
                <w:spacing w:val="-3"/>
              </w:rPr>
              <w:t>阴道清洁度</w:t>
            </w:r>
            <w:r>
              <w:rPr>
                <w:spacing w:val="-12"/>
              </w:rPr>
              <w:t xml:space="preserve"> </w:t>
            </w:r>
            <w:r>
              <w:rPr>
                <w:spacing w:val="-3"/>
              </w:rPr>
              <w:t>，是筛查阴道炎的有效手段。</w:t>
            </w:r>
          </w:p>
        </w:tc>
        <w:tc>
          <w:tcPr>
            <w:tcW w:w="844" w:type="dxa"/>
            <w:vAlign w:val="top"/>
          </w:tcPr>
          <w:p w14:paraId="5A663BE5">
            <w:pPr>
              <w:rPr>
                <w:rFonts w:ascii="Arial"/>
                <w:sz w:val="21"/>
              </w:rPr>
            </w:pPr>
          </w:p>
        </w:tc>
        <w:tc>
          <w:tcPr>
            <w:tcW w:w="640" w:type="dxa"/>
            <w:vAlign w:val="top"/>
          </w:tcPr>
          <w:p w14:paraId="02EF06B4">
            <w:pPr>
              <w:rPr>
                <w:rFonts w:ascii="Arial"/>
                <w:sz w:val="21"/>
              </w:rPr>
            </w:pPr>
          </w:p>
        </w:tc>
        <w:tc>
          <w:tcPr>
            <w:tcW w:w="644" w:type="dxa"/>
            <w:vAlign w:val="top"/>
          </w:tcPr>
          <w:p w14:paraId="5400FEC0">
            <w:pPr>
              <w:pStyle w:val="7"/>
              <w:spacing w:before="304" w:line="315" w:lineRule="exact"/>
              <w:ind w:left="252"/>
            </w:pPr>
            <w:r>
              <w:rPr>
                <w:position w:val="3"/>
              </w:rPr>
              <w:t>★</w:t>
            </w:r>
          </w:p>
        </w:tc>
      </w:tr>
      <w:tr w14:paraId="468141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5" w:hRule="atLeast"/>
        </w:trPr>
        <w:tc>
          <w:tcPr>
            <w:tcW w:w="1158" w:type="dxa"/>
            <w:vMerge w:val="continue"/>
            <w:tcBorders>
              <w:top w:val="nil"/>
            </w:tcBorders>
            <w:vAlign w:val="top"/>
          </w:tcPr>
          <w:p w14:paraId="61579ADC">
            <w:pPr>
              <w:rPr>
                <w:rFonts w:ascii="Arial"/>
                <w:sz w:val="21"/>
              </w:rPr>
            </w:pPr>
          </w:p>
        </w:tc>
        <w:tc>
          <w:tcPr>
            <w:tcW w:w="2320" w:type="dxa"/>
            <w:vAlign w:val="top"/>
          </w:tcPr>
          <w:p w14:paraId="34112605">
            <w:pPr>
              <w:spacing w:line="467" w:lineRule="auto"/>
              <w:rPr>
                <w:rFonts w:ascii="Arial"/>
                <w:sz w:val="21"/>
              </w:rPr>
            </w:pPr>
          </w:p>
          <w:p w14:paraId="10533F40">
            <w:pPr>
              <w:pStyle w:val="7"/>
              <w:spacing w:before="77" w:line="183" w:lineRule="auto"/>
              <w:ind w:left="112"/>
            </w:pPr>
            <w:r>
              <w:rPr>
                <w:spacing w:val="-3"/>
              </w:rPr>
              <w:t>宫颈 TCT</w:t>
            </w:r>
          </w:p>
        </w:tc>
        <w:tc>
          <w:tcPr>
            <w:tcW w:w="4252" w:type="dxa"/>
            <w:vAlign w:val="top"/>
          </w:tcPr>
          <w:p w14:paraId="1E34C8BE">
            <w:pPr>
              <w:pStyle w:val="7"/>
              <w:spacing w:before="81" w:line="226" w:lineRule="auto"/>
              <w:ind w:left="104" w:right="183" w:firstLine="8"/>
              <w:jc w:val="both"/>
            </w:pPr>
            <w:r>
              <w:rPr>
                <w:spacing w:val="-1"/>
              </w:rPr>
              <w:t>即液基薄层细胞学检查。是筛查宫颈早期病变较先</w:t>
            </w:r>
            <w:r>
              <w:rPr>
                <w:spacing w:val="-3"/>
              </w:rPr>
              <w:t>进的检测方法</w:t>
            </w:r>
            <w:r>
              <w:rPr>
                <w:spacing w:val="-16"/>
              </w:rPr>
              <w:t xml:space="preserve"> </w:t>
            </w:r>
            <w:r>
              <w:rPr>
                <w:spacing w:val="-3"/>
              </w:rPr>
              <w:t>，同时还能发现部分癌前病变</w:t>
            </w:r>
            <w:r>
              <w:rPr>
                <w:spacing w:val="-26"/>
              </w:rPr>
              <w:t xml:space="preserve"> </w:t>
            </w:r>
            <w:r>
              <w:rPr>
                <w:spacing w:val="-3"/>
              </w:rPr>
              <w:t>，微生</w:t>
            </w:r>
            <w:r>
              <w:t>物感染如霉菌、滴虫、病毒、衣原体、人乳头</w:t>
            </w:r>
            <w:r>
              <w:rPr>
                <w:spacing w:val="-1"/>
              </w:rPr>
              <w:t>瘤病毒等。</w:t>
            </w:r>
          </w:p>
        </w:tc>
        <w:tc>
          <w:tcPr>
            <w:tcW w:w="844" w:type="dxa"/>
            <w:vAlign w:val="top"/>
          </w:tcPr>
          <w:p w14:paraId="1F6FA092">
            <w:pPr>
              <w:rPr>
                <w:rFonts w:ascii="Arial"/>
                <w:sz w:val="21"/>
              </w:rPr>
            </w:pPr>
          </w:p>
        </w:tc>
        <w:tc>
          <w:tcPr>
            <w:tcW w:w="640" w:type="dxa"/>
            <w:vAlign w:val="top"/>
          </w:tcPr>
          <w:p w14:paraId="22AB5898">
            <w:pPr>
              <w:rPr>
                <w:rFonts w:ascii="Arial"/>
                <w:sz w:val="21"/>
              </w:rPr>
            </w:pPr>
          </w:p>
        </w:tc>
        <w:tc>
          <w:tcPr>
            <w:tcW w:w="644" w:type="dxa"/>
            <w:vAlign w:val="top"/>
          </w:tcPr>
          <w:p w14:paraId="6BAB839C">
            <w:pPr>
              <w:spacing w:line="434" w:lineRule="auto"/>
              <w:rPr>
                <w:rFonts w:ascii="Arial"/>
                <w:sz w:val="21"/>
              </w:rPr>
            </w:pPr>
          </w:p>
          <w:p w14:paraId="1CC74C1C">
            <w:pPr>
              <w:pStyle w:val="7"/>
              <w:spacing w:before="77" w:line="315" w:lineRule="exact"/>
              <w:ind w:left="252"/>
            </w:pPr>
            <w:r>
              <w:rPr>
                <w:position w:val="3"/>
              </w:rPr>
              <w:t>★</w:t>
            </w:r>
          </w:p>
        </w:tc>
      </w:tr>
    </w:tbl>
    <w:p w14:paraId="539A2497">
      <w:pPr>
        <w:rPr>
          <w:rFonts w:ascii="Arial"/>
          <w:sz w:val="21"/>
        </w:rPr>
      </w:pPr>
    </w:p>
    <w:p w14:paraId="382F266B">
      <w:pPr>
        <w:rPr>
          <w:rFonts w:ascii="Arial" w:hAnsi="Arial" w:eastAsia="Arial" w:cs="Arial"/>
          <w:sz w:val="21"/>
          <w:szCs w:val="21"/>
        </w:rPr>
        <w:sectPr>
          <w:footerReference r:id="rId24" w:type="default"/>
          <w:pgSz w:w="11906" w:h="16839"/>
          <w:pgMar w:top="400" w:right="1021" w:bottom="1170" w:left="1021" w:header="0" w:footer="956" w:gutter="0"/>
          <w:cols w:space="720" w:num="1"/>
        </w:sectPr>
      </w:pPr>
    </w:p>
    <w:p w14:paraId="780B6A2E">
      <w:pPr>
        <w:spacing w:before="3"/>
      </w:pPr>
    </w:p>
    <w:p w14:paraId="771F6E33">
      <w:pPr>
        <w:spacing w:before="3"/>
      </w:pPr>
    </w:p>
    <w:p w14:paraId="656C6A66">
      <w:pPr>
        <w:spacing w:before="3"/>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58"/>
        <w:gridCol w:w="2320"/>
        <w:gridCol w:w="4252"/>
        <w:gridCol w:w="844"/>
        <w:gridCol w:w="640"/>
        <w:gridCol w:w="644"/>
      </w:tblGrid>
      <w:tr w14:paraId="16359E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42" w:hRule="atLeast"/>
        </w:trPr>
        <w:tc>
          <w:tcPr>
            <w:tcW w:w="1158" w:type="dxa"/>
            <w:vAlign w:val="top"/>
          </w:tcPr>
          <w:p w14:paraId="2A312197">
            <w:pPr>
              <w:spacing w:line="254" w:lineRule="auto"/>
              <w:rPr>
                <w:rFonts w:ascii="Arial"/>
                <w:sz w:val="21"/>
              </w:rPr>
            </w:pPr>
          </w:p>
          <w:p w14:paraId="75923E00">
            <w:pPr>
              <w:spacing w:line="254" w:lineRule="auto"/>
              <w:rPr>
                <w:rFonts w:ascii="Arial"/>
                <w:sz w:val="21"/>
              </w:rPr>
            </w:pPr>
          </w:p>
          <w:p w14:paraId="77BD594D">
            <w:pPr>
              <w:spacing w:line="254" w:lineRule="auto"/>
              <w:rPr>
                <w:rFonts w:ascii="Arial"/>
                <w:sz w:val="21"/>
              </w:rPr>
            </w:pPr>
          </w:p>
          <w:p w14:paraId="103B285A">
            <w:pPr>
              <w:spacing w:line="255" w:lineRule="auto"/>
              <w:rPr>
                <w:rFonts w:ascii="Arial"/>
                <w:sz w:val="21"/>
              </w:rPr>
            </w:pPr>
          </w:p>
          <w:p w14:paraId="60BE3C6C">
            <w:pPr>
              <w:spacing w:line="255" w:lineRule="auto"/>
              <w:rPr>
                <w:rFonts w:ascii="Arial"/>
                <w:sz w:val="21"/>
              </w:rPr>
            </w:pPr>
          </w:p>
          <w:p w14:paraId="61E9130D">
            <w:pPr>
              <w:spacing w:line="255" w:lineRule="auto"/>
              <w:rPr>
                <w:rFonts w:ascii="Arial"/>
                <w:sz w:val="21"/>
              </w:rPr>
            </w:pPr>
          </w:p>
          <w:p w14:paraId="656D7389">
            <w:pPr>
              <w:spacing w:line="255" w:lineRule="auto"/>
              <w:rPr>
                <w:rFonts w:ascii="Arial"/>
                <w:sz w:val="21"/>
              </w:rPr>
            </w:pPr>
          </w:p>
          <w:p w14:paraId="4C299594">
            <w:pPr>
              <w:spacing w:line="255" w:lineRule="auto"/>
              <w:rPr>
                <w:rFonts w:ascii="Arial"/>
                <w:sz w:val="21"/>
              </w:rPr>
            </w:pPr>
          </w:p>
          <w:p w14:paraId="0865A458">
            <w:pPr>
              <w:spacing w:line="255" w:lineRule="auto"/>
              <w:rPr>
                <w:rFonts w:ascii="Arial"/>
                <w:sz w:val="21"/>
              </w:rPr>
            </w:pPr>
          </w:p>
          <w:p w14:paraId="1CCB93E5">
            <w:pPr>
              <w:spacing w:line="255" w:lineRule="auto"/>
              <w:rPr>
                <w:rFonts w:ascii="Arial"/>
                <w:sz w:val="21"/>
              </w:rPr>
            </w:pPr>
          </w:p>
          <w:p w14:paraId="3073350C">
            <w:pPr>
              <w:spacing w:line="255" w:lineRule="auto"/>
              <w:rPr>
                <w:rFonts w:ascii="Arial"/>
                <w:sz w:val="21"/>
              </w:rPr>
            </w:pPr>
          </w:p>
          <w:p w14:paraId="629458AC">
            <w:pPr>
              <w:spacing w:line="255" w:lineRule="auto"/>
              <w:rPr>
                <w:rFonts w:ascii="Arial"/>
                <w:sz w:val="21"/>
              </w:rPr>
            </w:pPr>
          </w:p>
          <w:p w14:paraId="05717254">
            <w:pPr>
              <w:spacing w:line="255" w:lineRule="auto"/>
              <w:rPr>
                <w:rFonts w:ascii="Arial"/>
                <w:sz w:val="21"/>
              </w:rPr>
            </w:pPr>
          </w:p>
          <w:p w14:paraId="3BA111A3">
            <w:pPr>
              <w:spacing w:line="255" w:lineRule="auto"/>
              <w:rPr>
                <w:rFonts w:ascii="Arial"/>
                <w:sz w:val="21"/>
              </w:rPr>
            </w:pPr>
          </w:p>
          <w:p w14:paraId="01587296">
            <w:pPr>
              <w:pStyle w:val="7"/>
              <w:spacing w:before="78" w:line="236" w:lineRule="auto"/>
              <w:ind w:left="108" w:right="146" w:firstLine="11"/>
            </w:pPr>
            <w:r>
              <w:rPr>
                <w:spacing w:val="-3"/>
              </w:rPr>
              <w:t>眼底照相-</w:t>
            </w:r>
            <w:r>
              <w:rPr>
                <w:spacing w:val="-1"/>
              </w:rPr>
              <w:t>视网膜影像慢病评估优悦套餐</w:t>
            </w:r>
          </w:p>
          <w:p w14:paraId="35561715">
            <w:pPr>
              <w:pStyle w:val="7"/>
              <w:spacing w:line="227" w:lineRule="auto"/>
              <w:ind w:left="108"/>
            </w:pPr>
            <w:r>
              <w:t>Airdoc</w:t>
            </w:r>
            <w:r>
              <w:rPr>
                <w:spacing w:val="8"/>
              </w:rPr>
              <w:t>/B</w:t>
            </w:r>
          </w:p>
        </w:tc>
        <w:tc>
          <w:tcPr>
            <w:tcW w:w="2320" w:type="dxa"/>
            <w:vAlign w:val="top"/>
          </w:tcPr>
          <w:p w14:paraId="4CD1A0B4">
            <w:pPr>
              <w:spacing w:line="241" w:lineRule="auto"/>
              <w:rPr>
                <w:rFonts w:ascii="Arial"/>
                <w:sz w:val="21"/>
              </w:rPr>
            </w:pPr>
          </w:p>
          <w:p w14:paraId="69674BB7">
            <w:pPr>
              <w:spacing w:line="241" w:lineRule="auto"/>
              <w:rPr>
                <w:rFonts w:ascii="Arial"/>
                <w:sz w:val="21"/>
              </w:rPr>
            </w:pPr>
          </w:p>
          <w:p w14:paraId="208823DA">
            <w:pPr>
              <w:spacing w:line="241" w:lineRule="auto"/>
              <w:rPr>
                <w:rFonts w:ascii="Arial"/>
                <w:sz w:val="21"/>
              </w:rPr>
            </w:pPr>
          </w:p>
          <w:p w14:paraId="2FF2A0A2">
            <w:pPr>
              <w:spacing w:line="241" w:lineRule="auto"/>
              <w:rPr>
                <w:rFonts w:ascii="Arial"/>
                <w:sz w:val="21"/>
              </w:rPr>
            </w:pPr>
          </w:p>
          <w:p w14:paraId="1D91B07E">
            <w:pPr>
              <w:spacing w:line="241" w:lineRule="auto"/>
              <w:rPr>
                <w:rFonts w:ascii="Arial"/>
                <w:sz w:val="21"/>
              </w:rPr>
            </w:pPr>
          </w:p>
          <w:p w14:paraId="1140429C">
            <w:pPr>
              <w:spacing w:line="241" w:lineRule="auto"/>
              <w:rPr>
                <w:rFonts w:ascii="Arial"/>
                <w:sz w:val="21"/>
              </w:rPr>
            </w:pPr>
          </w:p>
          <w:p w14:paraId="6D34AFC5">
            <w:pPr>
              <w:spacing w:line="241" w:lineRule="auto"/>
              <w:rPr>
                <w:rFonts w:ascii="Arial"/>
                <w:sz w:val="21"/>
              </w:rPr>
            </w:pPr>
          </w:p>
          <w:p w14:paraId="66EDC553">
            <w:pPr>
              <w:spacing w:line="241" w:lineRule="auto"/>
              <w:rPr>
                <w:rFonts w:ascii="Arial"/>
                <w:sz w:val="21"/>
              </w:rPr>
            </w:pPr>
          </w:p>
          <w:p w14:paraId="06EC97DB">
            <w:pPr>
              <w:spacing w:line="241" w:lineRule="auto"/>
              <w:rPr>
                <w:rFonts w:ascii="Arial"/>
                <w:sz w:val="21"/>
              </w:rPr>
            </w:pPr>
          </w:p>
          <w:p w14:paraId="52A14ED9">
            <w:pPr>
              <w:spacing w:line="242" w:lineRule="auto"/>
              <w:rPr>
                <w:rFonts w:ascii="Arial"/>
                <w:sz w:val="21"/>
              </w:rPr>
            </w:pPr>
          </w:p>
          <w:p w14:paraId="64C12297">
            <w:pPr>
              <w:spacing w:line="242" w:lineRule="auto"/>
              <w:rPr>
                <w:rFonts w:ascii="Arial"/>
                <w:sz w:val="21"/>
              </w:rPr>
            </w:pPr>
          </w:p>
          <w:p w14:paraId="2A376153">
            <w:pPr>
              <w:spacing w:line="242" w:lineRule="auto"/>
              <w:rPr>
                <w:rFonts w:ascii="Arial"/>
                <w:sz w:val="21"/>
              </w:rPr>
            </w:pPr>
          </w:p>
          <w:p w14:paraId="251A1224">
            <w:pPr>
              <w:spacing w:line="242" w:lineRule="auto"/>
              <w:rPr>
                <w:rFonts w:ascii="Arial"/>
                <w:sz w:val="21"/>
              </w:rPr>
            </w:pPr>
          </w:p>
          <w:p w14:paraId="32BEA29E">
            <w:pPr>
              <w:spacing w:line="242" w:lineRule="auto"/>
              <w:rPr>
                <w:rFonts w:ascii="Arial"/>
                <w:sz w:val="21"/>
              </w:rPr>
            </w:pPr>
          </w:p>
          <w:p w14:paraId="6B1B62A0">
            <w:pPr>
              <w:pStyle w:val="7"/>
              <w:spacing w:before="77" w:line="225" w:lineRule="auto"/>
              <w:ind w:left="105"/>
            </w:pPr>
            <w:r>
              <w:rPr>
                <w:spacing w:val="-3"/>
              </w:rPr>
              <w:t>慢病风险评估</w:t>
            </w:r>
            <w:r>
              <w:rPr>
                <w:spacing w:val="54"/>
                <w:w w:val="101"/>
              </w:rPr>
              <w:t xml:space="preserve"> </w:t>
            </w:r>
            <w:r>
              <w:rPr>
                <w:spacing w:val="-3"/>
              </w:rPr>
              <w:t>6 项：</w:t>
            </w:r>
          </w:p>
          <w:p w14:paraId="1FD1864F">
            <w:pPr>
              <w:pStyle w:val="7"/>
              <w:spacing w:before="54" w:line="184" w:lineRule="auto"/>
              <w:ind w:left="105"/>
            </w:pPr>
            <w:r>
              <w:rPr>
                <w:spacing w:val="-1"/>
              </w:rPr>
              <w:t>一、高血压</w:t>
            </w:r>
          </w:p>
          <w:p w14:paraId="6350393C">
            <w:pPr>
              <w:pStyle w:val="7"/>
              <w:spacing w:before="76" w:line="183" w:lineRule="auto"/>
              <w:ind w:left="108"/>
            </w:pPr>
            <w:r>
              <w:rPr>
                <w:spacing w:val="-2"/>
              </w:rPr>
              <w:t>二、心梗</w:t>
            </w:r>
          </w:p>
          <w:p w14:paraId="54FF331D">
            <w:pPr>
              <w:pStyle w:val="7"/>
              <w:spacing w:before="78" w:line="182" w:lineRule="auto"/>
              <w:ind w:left="108"/>
            </w:pPr>
            <w:r>
              <w:rPr>
                <w:spacing w:val="-2"/>
              </w:rPr>
              <w:t>三、失明</w:t>
            </w:r>
          </w:p>
          <w:p w14:paraId="552BB7A7">
            <w:pPr>
              <w:pStyle w:val="7"/>
              <w:spacing w:before="76" w:line="183" w:lineRule="auto"/>
              <w:ind w:left="119"/>
            </w:pPr>
            <w:r>
              <w:rPr>
                <w:spacing w:val="-4"/>
              </w:rPr>
              <w:t>四、糖尿病</w:t>
            </w:r>
          </w:p>
          <w:p w14:paraId="44E6BD85">
            <w:pPr>
              <w:pStyle w:val="7"/>
              <w:spacing w:before="78" w:line="182" w:lineRule="auto"/>
              <w:ind w:left="106"/>
            </w:pPr>
            <w:r>
              <w:rPr>
                <w:spacing w:val="-1"/>
              </w:rPr>
              <w:t>五、脑中风</w:t>
            </w:r>
          </w:p>
          <w:p w14:paraId="5888CAAB">
            <w:pPr>
              <w:pStyle w:val="7"/>
              <w:spacing w:before="76" w:line="183" w:lineRule="auto"/>
              <w:ind w:left="107"/>
            </w:pPr>
            <w:r>
              <w:rPr>
                <w:spacing w:val="-2"/>
              </w:rPr>
              <w:t>六、贫血</w:t>
            </w:r>
          </w:p>
        </w:tc>
        <w:tc>
          <w:tcPr>
            <w:tcW w:w="4252" w:type="dxa"/>
            <w:vAlign w:val="top"/>
          </w:tcPr>
          <w:p w14:paraId="254B4624">
            <w:pPr>
              <w:pStyle w:val="7"/>
              <w:spacing w:before="45" w:line="226" w:lineRule="auto"/>
              <w:ind w:left="122"/>
            </w:pPr>
            <w:r>
              <w:rPr>
                <w:spacing w:val="-3"/>
              </w:rPr>
              <w:t>1、轻度动脉硬化</w:t>
            </w:r>
          </w:p>
          <w:p w14:paraId="7A37458C">
            <w:pPr>
              <w:pStyle w:val="7"/>
              <w:spacing w:before="21" w:line="225" w:lineRule="auto"/>
              <w:ind w:left="114"/>
            </w:pPr>
            <w:r>
              <w:rPr>
                <w:spacing w:val="-1"/>
              </w:rPr>
              <w:t>2、高血压眼底病变中重度</w:t>
            </w:r>
          </w:p>
          <w:p w14:paraId="4BFDCDBC">
            <w:pPr>
              <w:pStyle w:val="7"/>
              <w:spacing w:before="22" w:line="226" w:lineRule="auto"/>
              <w:ind w:left="116"/>
            </w:pPr>
            <w:r>
              <w:rPr>
                <w:spacing w:val="-2"/>
              </w:rPr>
              <w:t>3-4、静脉阻塞、动脉阻塞</w:t>
            </w:r>
          </w:p>
          <w:p w14:paraId="2D382C28">
            <w:pPr>
              <w:pStyle w:val="7"/>
              <w:spacing w:before="21" w:line="226" w:lineRule="auto"/>
              <w:ind w:left="119"/>
            </w:pPr>
            <w:r>
              <w:rPr>
                <w:spacing w:val="-2"/>
              </w:rPr>
              <w:t>5、脉络膜血管瘤</w:t>
            </w:r>
          </w:p>
          <w:p w14:paraId="4DFA6C2B">
            <w:pPr>
              <w:pStyle w:val="7"/>
              <w:spacing w:before="22" w:line="242" w:lineRule="auto"/>
              <w:ind w:left="107" w:right="205" w:firstLine="6"/>
            </w:pPr>
            <w:r>
              <w:rPr>
                <w:spacing w:val="-1"/>
              </w:rPr>
              <w:t>6、视盘水肿类/视盘边界不清（视盘水肿/视盘炎/前部缺血性视神经病变）</w:t>
            </w:r>
          </w:p>
          <w:p w14:paraId="7A883DA2">
            <w:pPr>
              <w:pStyle w:val="7"/>
              <w:spacing w:line="225" w:lineRule="auto"/>
              <w:ind w:left="113"/>
            </w:pPr>
            <w:r>
              <w:rPr>
                <w:spacing w:val="-1"/>
              </w:rPr>
              <w:t>7、视盘黑色素细胞瘤</w:t>
            </w:r>
          </w:p>
          <w:p w14:paraId="77AB3515">
            <w:pPr>
              <w:pStyle w:val="7"/>
              <w:spacing w:before="24" w:line="242" w:lineRule="auto"/>
              <w:ind w:left="105" w:right="104" w:firstLine="6"/>
            </w:pPr>
            <w:r>
              <w:rPr>
                <w:spacing w:val="-1"/>
              </w:rPr>
              <w:t>8-10、糖尿病性视网膜病变轻度非增、糖尿病性视</w:t>
            </w:r>
            <w:r>
              <w:t>网膜病变中重度非增、糖尿病性视网膜病变</w:t>
            </w:r>
            <w:r>
              <w:rPr>
                <w:spacing w:val="-1"/>
              </w:rPr>
              <w:t>增殖期</w:t>
            </w:r>
            <w:r>
              <w:rPr>
                <w:spacing w:val="-3"/>
              </w:rPr>
              <w:t>11-12、年龄相关性黄斑变性早中期、年龄相关性黄</w:t>
            </w:r>
            <w:r>
              <w:rPr>
                <w:spacing w:val="-1"/>
              </w:rPr>
              <w:t>斑变性进展期</w:t>
            </w:r>
          </w:p>
          <w:p w14:paraId="36AF5A4E">
            <w:pPr>
              <w:pStyle w:val="7"/>
              <w:spacing w:line="225" w:lineRule="auto"/>
              <w:ind w:left="122"/>
            </w:pPr>
            <w:r>
              <w:rPr>
                <w:spacing w:val="-1"/>
              </w:rPr>
              <w:t>13-15、黄斑水肿、黄斑前膜、黄斑裂孔</w:t>
            </w:r>
          </w:p>
          <w:p w14:paraId="5AB614C9">
            <w:pPr>
              <w:pStyle w:val="7"/>
              <w:spacing w:before="23" w:line="225" w:lineRule="auto"/>
              <w:ind w:left="122"/>
            </w:pPr>
            <w:r>
              <w:rPr>
                <w:spacing w:val="-2"/>
              </w:rPr>
              <w:t>16、中心性浆液脉络膜视网膜病变</w:t>
            </w:r>
          </w:p>
          <w:p w14:paraId="652FA238">
            <w:pPr>
              <w:pStyle w:val="7"/>
              <w:spacing w:before="22" w:line="225" w:lineRule="auto"/>
              <w:ind w:left="122"/>
            </w:pPr>
            <w:r>
              <w:rPr>
                <w:spacing w:val="-2"/>
              </w:rPr>
              <w:t>17、其他黄斑部病变</w:t>
            </w:r>
          </w:p>
          <w:p w14:paraId="49AE9613">
            <w:pPr>
              <w:pStyle w:val="7"/>
              <w:spacing w:before="23" w:line="226" w:lineRule="auto"/>
              <w:ind w:left="122"/>
            </w:pPr>
            <w:r>
              <w:rPr>
                <w:spacing w:val="-3"/>
              </w:rPr>
              <w:t>18、豹纹样改变</w:t>
            </w:r>
          </w:p>
          <w:p w14:paraId="6C35E055">
            <w:pPr>
              <w:pStyle w:val="7"/>
              <w:spacing w:before="21" w:line="225" w:lineRule="auto"/>
              <w:ind w:left="122"/>
            </w:pPr>
            <w:r>
              <w:rPr>
                <w:spacing w:val="-2"/>
              </w:rPr>
              <w:t>19、中重度病理性近视改变</w:t>
            </w:r>
          </w:p>
          <w:p w14:paraId="59957158">
            <w:pPr>
              <w:pStyle w:val="7"/>
              <w:spacing w:before="23" w:line="225" w:lineRule="auto"/>
              <w:ind w:left="114"/>
            </w:pPr>
            <w:r>
              <w:rPr>
                <w:spacing w:val="-1"/>
              </w:rPr>
              <w:t>20、青光眼疑似/杯盘比偏大</w:t>
            </w:r>
          </w:p>
          <w:p w14:paraId="3A4BB2EF">
            <w:pPr>
              <w:pStyle w:val="7"/>
              <w:spacing w:before="22" w:line="226" w:lineRule="auto"/>
              <w:ind w:left="114"/>
            </w:pPr>
            <w:r>
              <w:rPr>
                <w:spacing w:val="-2"/>
              </w:rPr>
              <w:t>21、牵牛花综合症</w:t>
            </w:r>
          </w:p>
          <w:p w14:paraId="2C7B4662">
            <w:pPr>
              <w:pStyle w:val="7"/>
              <w:spacing w:before="21" w:line="225" w:lineRule="auto"/>
              <w:ind w:left="114"/>
            </w:pPr>
            <w:r>
              <w:rPr>
                <w:spacing w:val="-1"/>
              </w:rPr>
              <w:t>22-23、视神经萎缩、其他视神经疾病</w:t>
            </w:r>
          </w:p>
          <w:p w14:paraId="00CD9332">
            <w:pPr>
              <w:pStyle w:val="7"/>
              <w:spacing w:before="22" w:line="226" w:lineRule="auto"/>
              <w:ind w:left="114"/>
            </w:pPr>
            <w:r>
              <w:rPr>
                <w:spacing w:val="-1"/>
              </w:rPr>
              <w:t>24-25、玻璃体变性、玻璃膜疣/色素异常</w:t>
            </w:r>
          </w:p>
          <w:p w14:paraId="5A310A3C">
            <w:pPr>
              <w:pStyle w:val="7"/>
              <w:spacing w:before="21" w:line="226" w:lineRule="auto"/>
              <w:ind w:left="114"/>
            </w:pPr>
            <w:r>
              <w:rPr>
                <w:spacing w:val="-1"/>
              </w:rPr>
              <w:t>26、CNV/地图样萎缩</w:t>
            </w:r>
          </w:p>
          <w:p w14:paraId="490782D8">
            <w:pPr>
              <w:pStyle w:val="7"/>
              <w:spacing w:before="22" w:line="225" w:lineRule="auto"/>
              <w:ind w:left="114"/>
            </w:pPr>
            <w:r>
              <w:rPr>
                <w:spacing w:val="-1"/>
              </w:rPr>
              <w:t>27-28、视网膜有髓神经纤维、视网膜色素变性</w:t>
            </w:r>
          </w:p>
          <w:p w14:paraId="3FE5FC4D">
            <w:pPr>
              <w:pStyle w:val="7"/>
              <w:spacing w:before="22" w:line="228" w:lineRule="auto"/>
              <w:ind w:left="114"/>
            </w:pPr>
            <w:r>
              <w:rPr>
                <w:spacing w:val="-2"/>
              </w:rPr>
              <w:t>29、Coats 病</w:t>
            </w:r>
          </w:p>
          <w:p w14:paraId="1D5EBDF1">
            <w:pPr>
              <w:pStyle w:val="7"/>
              <w:spacing w:before="19" w:line="225" w:lineRule="auto"/>
              <w:ind w:left="116"/>
            </w:pPr>
            <w:r>
              <w:rPr>
                <w:spacing w:val="-2"/>
              </w:rPr>
              <w:t>30、小柳原田病</w:t>
            </w:r>
          </w:p>
          <w:p w14:paraId="6448224C">
            <w:pPr>
              <w:pStyle w:val="7"/>
              <w:spacing w:before="24" w:line="242" w:lineRule="auto"/>
              <w:ind w:left="106" w:right="82" w:firstLine="10"/>
            </w:pPr>
            <w:r>
              <w:rPr>
                <w:spacing w:val="-2"/>
              </w:rPr>
              <w:t>31-33、视网膜脱离（后极部）、视网膜少量</w:t>
            </w:r>
            <w:r>
              <w:rPr>
                <w:spacing w:val="-3"/>
              </w:rPr>
              <w:t>出血、</w:t>
            </w:r>
            <w:r>
              <w:rPr>
                <w:spacing w:val="-1"/>
              </w:rPr>
              <w:t>视网膜激光斑</w:t>
            </w:r>
          </w:p>
          <w:p w14:paraId="72FEFA91">
            <w:pPr>
              <w:pStyle w:val="7"/>
              <w:spacing w:before="1" w:line="225" w:lineRule="auto"/>
              <w:ind w:left="116"/>
            </w:pPr>
            <w:r>
              <w:rPr>
                <w:spacing w:val="-2"/>
              </w:rPr>
              <w:t>34、先天性脉络膜缺损</w:t>
            </w:r>
          </w:p>
          <w:p w14:paraId="48F205B1">
            <w:pPr>
              <w:pStyle w:val="7"/>
              <w:spacing w:before="21" w:line="204" w:lineRule="auto"/>
              <w:ind w:left="116"/>
            </w:pPr>
            <w:r>
              <w:rPr>
                <w:spacing w:val="-2"/>
              </w:rPr>
              <w:t>35、其他明显异常</w:t>
            </w:r>
          </w:p>
        </w:tc>
        <w:tc>
          <w:tcPr>
            <w:tcW w:w="844" w:type="dxa"/>
            <w:vAlign w:val="top"/>
          </w:tcPr>
          <w:p w14:paraId="4C58777D">
            <w:pPr>
              <w:spacing w:line="244" w:lineRule="auto"/>
              <w:rPr>
                <w:rFonts w:ascii="Arial"/>
                <w:sz w:val="21"/>
              </w:rPr>
            </w:pPr>
          </w:p>
          <w:p w14:paraId="2EF93433">
            <w:pPr>
              <w:spacing w:line="244" w:lineRule="auto"/>
              <w:rPr>
                <w:rFonts w:ascii="Arial"/>
                <w:sz w:val="21"/>
              </w:rPr>
            </w:pPr>
          </w:p>
          <w:p w14:paraId="6F746E99">
            <w:pPr>
              <w:spacing w:line="244" w:lineRule="auto"/>
              <w:rPr>
                <w:rFonts w:ascii="Arial"/>
                <w:sz w:val="21"/>
              </w:rPr>
            </w:pPr>
          </w:p>
          <w:p w14:paraId="62481788">
            <w:pPr>
              <w:spacing w:line="244" w:lineRule="auto"/>
              <w:rPr>
                <w:rFonts w:ascii="Arial"/>
                <w:sz w:val="21"/>
              </w:rPr>
            </w:pPr>
          </w:p>
          <w:p w14:paraId="669ACC5A">
            <w:pPr>
              <w:spacing w:line="244" w:lineRule="auto"/>
              <w:rPr>
                <w:rFonts w:ascii="Arial"/>
                <w:sz w:val="21"/>
              </w:rPr>
            </w:pPr>
          </w:p>
          <w:p w14:paraId="23C98DBC">
            <w:pPr>
              <w:spacing w:line="244" w:lineRule="auto"/>
              <w:rPr>
                <w:rFonts w:ascii="Arial"/>
                <w:sz w:val="21"/>
              </w:rPr>
            </w:pPr>
          </w:p>
          <w:p w14:paraId="35F68F6E">
            <w:pPr>
              <w:spacing w:line="244" w:lineRule="auto"/>
              <w:rPr>
                <w:rFonts w:ascii="Arial"/>
                <w:sz w:val="21"/>
              </w:rPr>
            </w:pPr>
          </w:p>
          <w:p w14:paraId="28C4D50D">
            <w:pPr>
              <w:spacing w:line="244" w:lineRule="auto"/>
              <w:rPr>
                <w:rFonts w:ascii="Arial"/>
                <w:sz w:val="21"/>
              </w:rPr>
            </w:pPr>
          </w:p>
          <w:p w14:paraId="2B811079">
            <w:pPr>
              <w:spacing w:line="244" w:lineRule="auto"/>
              <w:rPr>
                <w:rFonts w:ascii="Arial"/>
                <w:sz w:val="21"/>
              </w:rPr>
            </w:pPr>
          </w:p>
          <w:p w14:paraId="09E8F04F">
            <w:pPr>
              <w:spacing w:line="244" w:lineRule="auto"/>
              <w:rPr>
                <w:rFonts w:ascii="Arial"/>
                <w:sz w:val="21"/>
              </w:rPr>
            </w:pPr>
          </w:p>
          <w:p w14:paraId="47CEA506">
            <w:pPr>
              <w:spacing w:line="245" w:lineRule="auto"/>
              <w:rPr>
                <w:rFonts w:ascii="Arial"/>
                <w:sz w:val="21"/>
              </w:rPr>
            </w:pPr>
          </w:p>
          <w:p w14:paraId="156DCB2B">
            <w:pPr>
              <w:spacing w:line="245" w:lineRule="auto"/>
              <w:rPr>
                <w:rFonts w:ascii="Arial"/>
                <w:sz w:val="21"/>
              </w:rPr>
            </w:pPr>
          </w:p>
          <w:p w14:paraId="00E40A13">
            <w:pPr>
              <w:spacing w:line="245" w:lineRule="auto"/>
              <w:rPr>
                <w:rFonts w:ascii="Arial"/>
                <w:sz w:val="21"/>
              </w:rPr>
            </w:pPr>
          </w:p>
          <w:p w14:paraId="70BBEFAB">
            <w:pPr>
              <w:spacing w:line="245" w:lineRule="auto"/>
              <w:rPr>
                <w:rFonts w:ascii="Arial"/>
                <w:sz w:val="21"/>
              </w:rPr>
            </w:pPr>
          </w:p>
          <w:p w14:paraId="7157765B">
            <w:pPr>
              <w:spacing w:line="245" w:lineRule="auto"/>
              <w:rPr>
                <w:rFonts w:ascii="Arial"/>
                <w:sz w:val="21"/>
              </w:rPr>
            </w:pPr>
          </w:p>
          <w:p w14:paraId="5D32A0ED">
            <w:pPr>
              <w:spacing w:line="245" w:lineRule="auto"/>
              <w:rPr>
                <w:rFonts w:ascii="Arial"/>
                <w:sz w:val="21"/>
              </w:rPr>
            </w:pPr>
          </w:p>
          <w:p w14:paraId="641907D0">
            <w:pPr>
              <w:spacing w:line="245" w:lineRule="auto"/>
              <w:rPr>
                <w:rFonts w:ascii="Arial"/>
                <w:sz w:val="21"/>
              </w:rPr>
            </w:pPr>
          </w:p>
          <w:p w14:paraId="5882F98E">
            <w:pPr>
              <w:pStyle w:val="7"/>
              <w:spacing w:before="77" w:line="315" w:lineRule="exact"/>
              <w:ind w:left="353"/>
            </w:pPr>
            <w:r>
              <w:rPr>
                <w:position w:val="3"/>
              </w:rPr>
              <w:t>★</w:t>
            </w:r>
          </w:p>
        </w:tc>
        <w:tc>
          <w:tcPr>
            <w:tcW w:w="640" w:type="dxa"/>
            <w:vAlign w:val="top"/>
          </w:tcPr>
          <w:p w14:paraId="231478D8">
            <w:pPr>
              <w:spacing w:line="244" w:lineRule="auto"/>
              <w:rPr>
                <w:rFonts w:ascii="Arial"/>
                <w:sz w:val="21"/>
              </w:rPr>
            </w:pPr>
          </w:p>
          <w:p w14:paraId="13621F0F">
            <w:pPr>
              <w:spacing w:line="244" w:lineRule="auto"/>
              <w:rPr>
                <w:rFonts w:ascii="Arial"/>
                <w:sz w:val="21"/>
              </w:rPr>
            </w:pPr>
          </w:p>
          <w:p w14:paraId="3A1EE323">
            <w:pPr>
              <w:spacing w:line="244" w:lineRule="auto"/>
              <w:rPr>
                <w:rFonts w:ascii="Arial"/>
                <w:sz w:val="21"/>
              </w:rPr>
            </w:pPr>
          </w:p>
          <w:p w14:paraId="4D31D035">
            <w:pPr>
              <w:spacing w:line="244" w:lineRule="auto"/>
              <w:rPr>
                <w:rFonts w:ascii="Arial"/>
                <w:sz w:val="21"/>
              </w:rPr>
            </w:pPr>
          </w:p>
          <w:p w14:paraId="6F8437DF">
            <w:pPr>
              <w:spacing w:line="244" w:lineRule="auto"/>
              <w:rPr>
                <w:rFonts w:ascii="Arial"/>
                <w:sz w:val="21"/>
              </w:rPr>
            </w:pPr>
          </w:p>
          <w:p w14:paraId="04C76EDE">
            <w:pPr>
              <w:spacing w:line="244" w:lineRule="auto"/>
              <w:rPr>
                <w:rFonts w:ascii="Arial"/>
                <w:sz w:val="21"/>
              </w:rPr>
            </w:pPr>
          </w:p>
          <w:p w14:paraId="5276B0AE">
            <w:pPr>
              <w:spacing w:line="244" w:lineRule="auto"/>
              <w:rPr>
                <w:rFonts w:ascii="Arial"/>
                <w:sz w:val="21"/>
              </w:rPr>
            </w:pPr>
          </w:p>
          <w:p w14:paraId="088FBA50">
            <w:pPr>
              <w:spacing w:line="244" w:lineRule="auto"/>
              <w:rPr>
                <w:rFonts w:ascii="Arial"/>
                <w:sz w:val="21"/>
              </w:rPr>
            </w:pPr>
          </w:p>
          <w:p w14:paraId="34EC8883">
            <w:pPr>
              <w:spacing w:line="244" w:lineRule="auto"/>
              <w:rPr>
                <w:rFonts w:ascii="Arial"/>
                <w:sz w:val="21"/>
              </w:rPr>
            </w:pPr>
          </w:p>
          <w:p w14:paraId="0FA30B3F">
            <w:pPr>
              <w:spacing w:line="244" w:lineRule="auto"/>
              <w:rPr>
                <w:rFonts w:ascii="Arial"/>
                <w:sz w:val="21"/>
              </w:rPr>
            </w:pPr>
          </w:p>
          <w:p w14:paraId="4EE06339">
            <w:pPr>
              <w:spacing w:line="245" w:lineRule="auto"/>
              <w:rPr>
                <w:rFonts w:ascii="Arial"/>
                <w:sz w:val="21"/>
              </w:rPr>
            </w:pPr>
          </w:p>
          <w:p w14:paraId="195915C6">
            <w:pPr>
              <w:spacing w:line="245" w:lineRule="auto"/>
              <w:rPr>
                <w:rFonts w:ascii="Arial"/>
                <w:sz w:val="21"/>
              </w:rPr>
            </w:pPr>
          </w:p>
          <w:p w14:paraId="270968AD">
            <w:pPr>
              <w:spacing w:line="245" w:lineRule="auto"/>
              <w:rPr>
                <w:rFonts w:ascii="Arial"/>
                <w:sz w:val="21"/>
              </w:rPr>
            </w:pPr>
          </w:p>
          <w:p w14:paraId="6817C927">
            <w:pPr>
              <w:spacing w:line="245" w:lineRule="auto"/>
              <w:rPr>
                <w:rFonts w:ascii="Arial"/>
                <w:sz w:val="21"/>
              </w:rPr>
            </w:pPr>
          </w:p>
          <w:p w14:paraId="593DFA52">
            <w:pPr>
              <w:spacing w:line="245" w:lineRule="auto"/>
              <w:rPr>
                <w:rFonts w:ascii="Arial"/>
                <w:sz w:val="21"/>
              </w:rPr>
            </w:pPr>
          </w:p>
          <w:p w14:paraId="726F8B1B">
            <w:pPr>
              <w:spacing w:line="245" w:lineRule="auto"/>
              <w:rPr>
                <w:rFonts w:ascii="Arial"/>
                <w:sz w:val="21"/>
              </w:rPr>
            </w:pPr>
          </w:p>
          <w:p w14:paraId="62BCE9BD">
            <w:pPr>
              <w:spacing w:line="245" w:lineRule="auto"/>
              <w:rPr>
                <w:rFonts w:ascii="Arial"/>
                <w:sz w:val="21"/>
              </w:rPr>
            </w:pPr>
          </w:p>
          <w:p w14:paraId="3CF81512">
            <w:pPr>
              <w:pStyle w:val="7"/>
              <w:spacing w:before="77" w:line="315" w:lineRule="exact"/>
              <w:ind w:left="251"/>
            </w:pPr>
            <w:r>
              <w:rPr>
                <w:position w:val="3"/>
              </w:rPr>
              <w:t>★</w:t>
            </w:r>
          </w:p>
        </w:tc>
        <w:tc>
          <w:tcPr>
            <w:tcW w:w="644" w:type="dxa"/>
            <w:vAlign w:val="top"/>
          </w:tcPr>
          <w:p w14:paraId="78365911">
            <w:pPr>
              <w:spacing w:line="244" w:lineRule="auto"/>
              <w:rPr>
                <w:rFonts w:ascii="Arial"/>
                <w:sz w:val="21"/>
              </w:rPr>
            </w:pPr>
          </w:p>
          <w:p w14:paraId="22E182AF">
            <w:pPr>
              <w:spacing w:line="244" w:lineRule="auto"/>
              <w:rPr>
                <w:rFonts w:ascii="Arial"/>
                <w:sz w:val="21"/>
              </w:rPr>
            </w:pPr>
          </w:p>
          <w:p w14:paraId="154F4073">
            <w:pPr>
              <w:spacing w:line="244" w:lineRule="auto"/>
              <w:rPr>
                <w:rFonts w:ascii="Arial"/>
                <w:sz w:val="21"/>
              </w:rPr>
            </w:pPr>
          </w:p>
          <w:p w14:paraId="4879B6D0">
            <w:pPr>
              <w:spacing w:line="244" w:lineRule="auto"/>
              <w:rPr>
                <w:rFonts w:ascii="Arial"/>
                <w:sz w:val="21"/>
              </w:rPr>
            </w:pPr>
          </w:p>
          <w:p w14:paraId="60C26105">
            <w:pPr>
              <w:spacing w:line="244" w:lineRule="auto"/>
              <w:rPr>
                <w:rFonts w:ascii="Arial"/>
                <w:sz w:val="21"/>
              </w:rPr>
            </w:pPr>
          </w:p>
          <w:p w14:paraId="11305AB8">
            <w:pPr>
              <w:spacing w:line="244" w:lineRule="auto"/>
              <w:rPr>
                <w:rFonts w:ascii="Arial"/>
                <w:sz w:val="21"/>
              </w:rPr>
            </w:pPr>
          </w:p>
          <w:p w14:paraId="69BD0763">
            <w:pPr>
              <w:spacing w:line="244" w:lineRule="auto"/>
              <w:rPr>
                <w:rFonts w:ascii="Arial"/>
                <w:sz w:val="21"/>
              </w:rPr>
            </w:pPr>
          </w:p>
          <w:p w14:paraId="4529CC67">
            <w:pPr>
              <w:spacing w:line="244" w:lineRule="auto"/>
              <w:rPr>
                <w:rFonts w:ascii="Arial"/>
                <w:sz w:val="21"/>
              </w:rPr>
            </w:pPr>
          </w:p>
          <w:p w14:paraId="3C6F9B96">
            <w:pPr>
              <w:spacing w:line="244" w:lineRule="auto"/>
              <w:rPr>
                <w:rFonts w:ascii="Arial"/>
                <w:sz w:val="21"/>
              </w:rPr>
            </w:pPr>
          </w:p>
          <w:p w14:paraId="115768A4">
            <w:pPr>
              <w:spacing w:line="244" w:lineRule="auto"/>
              <w:rPr>
                <w:rFonts w:ascii="Arial"/>
                <w:sz w:val="21"/>
              </w:rPr>
            </w:pPr>
          </w:p>
          <w:p w14:paraId="12289CA3">
            <w:pPr>
              <w:spacing w:line="245" w:lineRule="auto"/>
              <w:rPr>
                <w:rFonts w:ascii="Arial"/>
                <w:sz w:val="21"/>
              </w:rPr>
            </w:pPr>
          </w:p>
          <w:p w14:paraId="1AB44578">
            <w:pPr>
              <w:spacing w:line="245" w:lineRule="auto"/>
              <w:rPr>
                <w:rFonts w:ascii="Arial"/>
                <w:sz w:val="21"/>
              </w:rPr>
            </w:pPr>
          </w:p>
          <w:p w14:paraId="6B3500DE">
            <w:pPr>
              <w:spacing w:line="245" w:lineRule="auto"/>
              <w:rPr>
                <w:rFonts w:ascii="Arial"/>
                <w:sz w:val="21"/>
              </w:rPr>
            </w:pPr>
          </w:p>
          <w:p w14:paraId="602570AF">
            <w:pPr>
              <w:spacing w:line="245" w:lineRule="auto"/>
              <w:rPr>
                <w:rFonts w:ascii="Arial"/>
                <w:sz w:val="21"/>
              </w:rPr>
            </w:pPr>
          </w:p>
          <w:p w14:paraId="5390FF5D">
            <w:pPr>
              <w:spacing w:line="245" w:lineRule="auto"/>
              <w:rPr>
                <w:rFonts w:ascii="Arial"/>
                <w:sz w:val="21"/>
              </w:rPr>
            </w:pPr>
          </w:p>
          <w:p w14:paraId="5C7FE1A9">
            <w:pPr>
              <w:spacing w:line="245" w:lineRule="auto"/>
              <w:rPr>
                <w:rFonts w:ascii="Arial"/>
                <w:sz w:val="21"/>
              </w:rPr>
            </w:pPr>
          </w:p>
          <w:p w14:paraId="5C5744D2">
            <w:pPr>
              <w:spacing w:line="245" w:lineRule="auto"/>
              <w:rPr>
                <w:rFonts w:ascii="Arial"/>
                <w:sz w:val="21"/>
              </w:rPr>
            </w:pPr>
          </w:p>
          <w:p w14:paraId="257C0387">
            <w:pPr>
              <w:pStyle w:val="7"/>
              <w:spacing w:before="77" w:line="315" w:lineRule="exact"/>
              <w:ind w:left="252"/>
            </w:pPr>
            <w:r>
              <w:rPr>
                <w:position w:val="3"/>
              </w:rPr>
              <w:t>★</w:t>
            </w:r>
          </w:p>
        </w:tc>
      </w:tr>
      <w:tr w14:paraId="6EDC99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158" w:type="dxa"/>
            <w:vAlign w:val="top"/>
          </w:tcPr>
          <w:p w14:paraId="7E876771">
            <w:pPr>
              <w:spacing w:line="310" w:lineRule="auto"/>
              <w:rPr>
                <w:rFonts w:ascii="Arial"/>
                <w:sz w:val="21"/>
              </w:rPr>
            </w:pPr>
          </w:p>
          <w:p w14:paraId="744E64D8">
            <w:pPr>
              <w:pStyle w:val="7"/>
              <w:spacing w:before="78" w:line="183" w:lineRule="auto"/>
              <w:ind w:left="109"/>
            </w:pPr>
            <w:r>
              <w:rPr>
                <w:spacing w:val="-1"/>
              </w:rPr>
              <w:t>耳鼻咽喉科</w:t>
            </w:r>
          </w:p>
        </w:tc>
        <w:tc>
          <w:tcPr>
            <w:tcW w:w="2320" w:type="dxa"/>
            <w:vAlign w:val="top"/>
          </w:tcPr>
          <w:p w14:paraId="2CEAFB50">
            <w:pPr>
              <w:pStyle w:val="7"/>
              <w:spacing w:before="76" w:line="221" w:lineRule="auto"/>
              <w:ind w:left="106" w:right="239" w:firstLine="4"/>
              <w:jc w:val="both"/>
            </w:pPr>
            <w:r>
              <w:rPr>
                <w:spacing w:val="-1"/>
              </w:rPr>
              <w:t>既往史,外耳,外耳道,鼓膜,鼻腔,鼻中隔,咽,扁桃体,耳鼻咽喉科其它</w:t>
            </w:r>
          </w:p>
        </w:tc>
        <w:tc>
          <w:tcPr>
            <w:tcW w:w="4252" w:type="dxa"/>
            <w:vAlign w:val="top"/>
          </w:tcPr>
          <w:p w14:paraId="474CE92D">
            <w:pPr>
              <w:pStyle w:val="7"/>
              <w:spacing w:before="234" w:line="253" w:lineRule="auto"/>
              <w:ind w:left="108" w:right="183" w:hanging="3"/>
            </w:pPr>
            <w:r>
              <w:rPr>
                <w:spacing w:val="-2"/>
              </w:rPr>
              <w:t>通过对耳、鼻、咽、扁桃喉等器官的常规检查</w:t>
            </w:r>
            <w:r>
              <w:rPr>
                <w:spacing w:val="-13"/>
              </w:rPr>
              <w:t xml:space="preserve"> </w:t>
            </w:r>
            <w:r>
              <w:rPr>
                <w:spacing w:val="-2"/>
              </w:rPr>
              <w:t>，初</w:t>
            </w:r>
            <w:r>
              <w:rPr>
                <w:spacing w:val="-1"/>
              </w:rPr>
              <w:t>步筛查常见疾病。</w:t>
            </w:r>
          </w:p>
        </w:tc>
        <w:tc>
          <w:tcPr>
            <w:tcW w:w="844" w:type="dxa"/>
            <w:vAlign w:val="top"/>
          </w:tcPr>
          <w:p w14:paraId="1C9D213A">
            <w:pPr>
              <w:spacing w:line="277" w:lineRule="auto"/>
              <w:rPr>
                <w:rFonts w:ascii="Arial"/>
                <w:sz w:val="21"/>
              </w:rPr>
            </w:pPr>
          </w:p>
          <w:p w14:paraId="68D05D10">
            <w:pPr>
              <w:pStyle w:val="7"/>
              <w:spacing w:before="77" w:line="315" w:lineRule="exact"/>
              <w:ind w:left="353"/>
            </w:pPr>
            <w:r>
              <w:rPr>
                <w:position w:val="3"/>
              </w:rPr>
              <w:t>★</w:t>
            </w:r>
          </w:p>
        </w:tc>
        <w:tc>
          <w:tcPr>
            <w:tcW w:w="640" w:type="dxa"/>
            <w:vAlign w:val="top"/>
          </w:tcPr>
          <w:p w14:paraId="35EF47F6">
            <w:pPr>
              <w:spacing w:line="277" w:lineRule="auto"/>
              <w:rPr>
                <w:rFonts w:ascii="Arial"/>
                <w:sz w:val="21"/>
              </w:rPr>
            </w:pPr>
          </w:p>
          <w:p w14:paraId="10FB13A4">
            <w:pPr>
              <w:pStyle w:val="7"/>
              <w:spacing w:before="77" w:line="315" w:lineRule="exact"/>
              <w:ind w:left="251"/>
            </w:pPr>
            <w:r>
              <w:rPr>
                <w:position w:val="3"/>
              </w:rPr>
              <w:t>★</w:t>
            </w:r>
          </w:p>
        </w:tc>
        <w:tc>
          <w:tcPr>
            <w:tcW w:w="644" w:type="dxa"/>
            <w:vAlign w:val="top"/>
          </w:tcPr>
          <w:p w14:paraId="2A724843">
            <w:pPr>
              <w:spacing w:line="277" w:lineRule="auto"/>
              <w:rPr>
                <w:rFonts w:ascii="Arial"/>
                <w:sz w:val="21"/>
              </w:rPr>
            </w:pPr>
          </w:p>
          <w:p w14:paraId="299C0386">
            <w:pPr>
              <w:pStyle w:val="7"/>
              <w:spacing w:before="77" w:line="315" w:lineRule="exact"/>
              <w:ind w:left="252"/>
            </w:pPr>
            <w:r>
              <w:rPr>
                <w:position w:val="3"/>
              </w:rPr>
              <w:t>★</w:t>
            </w:r>
          </w:p>
        </w:tc>
      </w:tr>
      <w:tr w14:paraId="1163CE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1158" w:type="dxa"/>
            <w:vAlign w:val="top"/>
          </w:tcPr>
          <w:p w14:paraId="1A5AEBAC">
            <w:pPr>
              <w:spacing w:line="313" w:lineRule="auto"/>
              <w:rPr>
                <w:rFonts w:ascii="Arial"/>
                <w:sz w:val="21"/>
              </w:rPr>
            </w:pPr>
          </w:p>
          <w:p w14:paraId="362C8DB6">
            <w:pPr>
              <w:pStyle w:val="7"/>
              <w:spacing w:before="78" w:line="183" w:lineRule="auto"/>
              <w:ind w:left="126"/>
            </w:pPr>
            <w:r>
              <w:rPr>
                <w:spacing w:val="-7"/>
              </w:rPr>
              <w:t>口腔科</w:t>
            </w:r>
          </w:p>
        </w:tc>
        <w:tc>
          <w:tcPr>
            <w:tcW w:w="2320" w:type="dxa"/>
            <w:vAlign w:val="top"/>
          </w:tcPr>
          <w:p w14:paraId="243DB13D">
            <w:pPr>
              <w:pStyle w:val="7"/>
              <w:spacing w:before="79" w:line="221" w:lineRule="auto"/>
              <w:ind w:left="105" w:right="196"/>
            </w:pPr>
            <w:r>
              <w:rPr>
                <w:spacing w:val="-1"/>
              </w:rPr>
              <w:t>唇,牙体,牙周,舌,腭,口腔粘膜,颞下颌关节,口腔科其它,口腔腺体,牙列</w:t>
            </w:r>
          </w:p>
        </w:tc>
        <w:tc>
          <w:tcPr>
            <w:tcW w:w="4252" w:type="dxa"/>
            <w:vAlign w:val="top"/>
          </w:tcPr>
          <w:p w14:paraId="0ADBA33B">
            <w:pPr>
              <w:pStyle w:val="7"/>
              <w:spacing w:before="237" w:line="253" w:lineRule="auto"/>
              <w:ind w:left="123" w:right="183"/>
            </w:pPr>
            <w:r>
              <w:rPr>
                <w:spacing w:val="-4"/>
              </w:rPr>
              <w:t>口腔常规检查</w:t>
            </w:r>
            <w:r>
              <w:rPr>
                <w:spacing w:val="-14"/>
              </w:rPr>
              <w:t xml:space="preserve"> </w:t>
            </w:r>
            <w:r>
              <w:rPr>
                <w:spacing w:val="-4"/>
              </w:rPr>
              <w:t>，全面了解口腔健康状况</w:t>
            </w:r>
            <w:r>
              <w:rPr>
                <w:spacing w:val="-26"/>
              </w:rPr>
              <w:t xml:space="preserve"> </w:t>
            </w:r>
            <w:r>
              <w:rPr>
                <w:spacing w:val="-4"/>
              </w:rPr>
              <w:t>，及时发现</w:t>
            </w:r>
            <w:r>
              <w:rPr>
                <w:spacing w:val="-3"/>
              </w:rPr>
              <w:t>口腔科常见疾病。</w:t>
            </w:r>
          </w:p>
        </w:tc>
        <w:tc>
          <w:tcPr>
            <w:tcW w:w="844" w:type="dxa"/>
            <w:vAlign w:val="top"/>
          </w:tcPr>
          <w:p w14:paraId="714E70DA">
            <w:pPr>
              <w:spacing w:line="280" w:lineRule="auto"/>
              <w:rPr>
                <w:rFonts w:ascii="Arial"/>
                <w:sz w:val="21"/>
              </w:rPr>
            </w:pPr>
          </w:p>
          <w:p w14:paraId="711B0265">
            <w:pPr>
              <w:pStyle w:val="7"/>
              <w:spacing w:before="77" w:line="315" w:lineRule="exact"/>
              <w:ind w:left="353"/>
            </w:pPr>
            <w:r>
              <w:rPr>
                <w:position w:val="3"/>
              </w:rPr>
              <w:t>★</w:t>
            </w:r>
          </w:p>
        </w:tc>
        <w:tc>
          <w:tcPr>
            <w:tcW w:w="640" w:type="dxa"/>
            <w:vAlign w:val="top"/>
          </w:tcPr>
          <w:p w14:paraId="72B24B50">
            <w:pPr>
              <w:spacing w:line="280" w:lineRule="auto"/>
              <w:rPr>
                <w:rFonts w:ascii="Arial"/>
                <w:sz w:val="21"/>
              </w:rPr>
            </w:pPr>
          </w:p>
          <w:p w14:paraId="2C24A797">
            <w:pPr>
              <w:pStyle w:val="7"/>
              <w:spacing w:before="77" w:line="315" w:lineRule="exact"/>
              <w:ind w:left="251"/>
            </w:pPr>
            <w:r>
              <w:rPr>
                <w:position w:val="3"/>
              </w:rPr>
              <w:t>★</w:t>
            </w:r>
          </w:p>
        </w:tc>
        <w:tc>
          <w:tcPr>
            <w:tcW w:w="644" w:type="dxa"/>
            <w:vAlign w:val="top"/>
          </w:tcPr>
          <w:p w14:paraId="0A9494DD">
            <w:pPr>
              <w:spacing w:line="280" w:lineRule="auto"/>
              <w:rPr>
                <w:rFonts w:ascii="Arial"/>
                <w:sz w:val="21"/>
              </w:rPr>
            </w:pPr>
          </w:p>
          <w:p w14:paraId="7D2BC6A7">
            <w:pPr>
              <w:pStyle w:val="7"/>
              <w:spacing w:before="77" w:line="315" w:lineRule="exact"/>
              <w:ind w:left="252"/>
            </w:pPr>
            <w:r>
              <w:rPr>
                <w:position w:val="3"/>
              </w:rPr>
              <w:t>★</w:t>
            </w:r>
          </w:p>
        </w:tc>
      </w:tr>
    </w:tbl>
    <w:p w14:paraId="3FBA62FD">
      <w:pPr>
        <w:rPr>
          <w:rFonts w:ascii="Arial"/>
          <w:sz w:val="21"/>
        </w:rPr>
      </w:pPr>
    </w:p>
    <w:p w14:paraId="643F70EF">
      <w:pPr>
        <w:rPr>
          <w:rFonts w:ascii="Arial" w:hAnsi="Arial" w:eastAsia="Arial" w:cs="Arial"/>
          <w:sz w:val="21"/>
          <w:szCs w:val="21"/>
        </w:rPr>
        <w:sectPr>
          <w:footerReference r:id="rId25" w:type="default"/>
          <w:pgSz w:w="11906" w:h="16839"/>
          <w:pgMar w:top="400" w:right="1021" w:bottom="1170" w:left="1021" w:header="0" w:footer="956" w:gutter="0"/>
          <w:cols w:space="720" w:num="1"/>
        </w:sectPr>
      </w:pPr>
    </w:p>
    <w:p w14:paraId="4C4111B7">
      <w:pPr>
        <w:spacing w:before="3"/>
      </w:pPr>
    </w:p>
    <w:p w14:paraId="370CB3CA">
      <w:pPr>
        <w:spacing w:before="3"/>
      </w:pPr>
    </w:p>
    <w:p w14:paraId="3C3614C6">
      <w:pPr>
        <w:spacing w:before="3"/>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58"/>
        <w:gridCol w:w="2320"/>
        <w:gridCol w:w="4252"/>
        <w:gridCol w:w="844"/>
        <w:gridCol w:w="640"/>
        <w:gridCol w:w="644"/>
      </w:tblGrid>
      <w:tr w14:paraId="47E750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76" w:hRule="atLeast"/>
        </w:trPr>
        <w:tc>
          <w:tcPr>
            <w:tcW w:w="1158" w:type="dxa"/>
            <w:shd w:val="clear" w:color="auto" w:fill="E2EFDA"/>
            <w:vAlign w:val="top"/>
          </w:tcPr>
          <w:p w14:paraId="7A324FB6">
            <w:pPr>
              <w:spacing w:line="243" w:lineRule="auto"/>
              <w:rPr>
                <w:rFonts w:ascii="Arial"/>
                <w:sz w:val="21"/>
              </w:rPr>
            </w:pPr>
          </w:p>
          <w:p w14:paraId="00399A7F">
            <w:pPr>
              <w:spacing w:line="244" w:lineRule="auto"/>
              <w:rPr>
                <w:rFonts w:ascii="Arial"/>
                <w:sz w:val="21"/>
              </w:rPr>
            </w:pPr>
          </w:p>
          <w:p w14:paraId="3CB83B84">
            <w:pPr>
              <w:spacing w:line="244" w:lineRule="auto"/>
              <w:rPr>
                <w:rFonts w:ascii="Arial"/>
                <w:sz w:val="21"/>
              </w:rPr>
            </w:pPr>
          </w:p>
          <w:p w14:paraId="08553CAE">
            <w:pPr>
              <w:spacing w:line="244" w:lineRule="auto"/>
              <w:rPr>
                <w:rFonts w:ascii="Arial"/>
                <w:sz w:val="21"/>
              </w:rPr>
            </w:pPr>
          </w:p>
          <w:p w14:paraId="3A652FD2">
            <w:pPr>
              <w:spacing w:line="244" w:lineRule="auto"/>
              <w:rPr>
                <w:rFonts w:ascii="Arial"/>
                <w:sz w:val="21"/>
              </w:rPr>
            </w:pPr>
          </w:p>
          <w:p w14:paraId="413E5E4B">
            <w:pPr>
              <w:spacing w:line="244" w:lineRule="auto"/>
              <w:rPr>
                <w:rFonts w:ascii="Arial"/>
                <w:sz w:val="21"/>
              </w:rPr>
            </w:pPr>
          </w:p>
          <w:p w14:paraId="74E57495">
            <w:pPr>
              <w:spacing w:line="244" w:lineRule="auto"/>
              <w:rPr>
                <w:rFonts w:ascii="Arial"/>
                <w:sz w:val="21"/>
              </w:rPr>
            </w:pPr>
          </w:p>
          <w:p w14:paraId="686F9FB0">
            <w:pPr>
              <w:pStyle w:val="7"/>
              <w:spacing w:before="77" w:line="183" w:lineRule="auto"/>
              <w:ind w:left="109"/>
            </w:pPr>
            <w:r>
              <w:rPr>
                <w:spacing w:val="-1"/>
              </w:rPr>
              <w:t>人乳头瘤病</w:t>
            </w:r>
          </w:p>
          <w:p w14:paraId="28F43D7A">
            <w:pPr>
              <w:pStyle w:val="7"/>
              <w:spacing w:before="43" w:line="254" w:lineRule="auto"/>
              <w:ind w:left="108" w:right="163" w:firstLine="4"/>
            </w:pPr>
            <w:r>
              <w:rPr>
                <w:spacing w:val="-1"/>
              </w:rPr>
              <w:t>毒(HPV)27分型</w:t>
            </w:r>
          </w:p>
        </w:tc>
        <w:tc>
          <w:tcPr>
            <w:tcW w:w="2320" w:type="dxa"/>
            <w:shd w:val="clear" w:color="auto" w:fill="E2EFDA"/>
            <w:vAlign w:val="top"/>
          </w:tcPr>
          <w:p w14:paraId="28106158">
            <w:pPr>
              <w:pStyle w:val="7"/>
              <w:spacing w:before="45" w:line="228" w:lineRule="auto"/>
              <w:ind w:left="120"/>
            </w:pPr>
            <w:r>
              <w:rPr>
                <w:spacing w:val="-3"/>
              </w:rPr>
              <w:t>HPV16 型、HPV18 型、</w:t>
            </w:r>
          </w:p>
          <w:p w14:paraId="390FCC39">
            <w:pPr>
              <w:pStyle w:val="7"/>
              <w:spacing w:before="18" w:line="228" w:lineRule="auto"/>
              <w:ind w:left="120"/>
            </w:pPr>
            <w:r>
              <w:rPr>
                <w:spacing w:val="-3"/>
              </w:rPr>
              <w:t>HPV31 型、HPV33 型、</w:t>
            </w:r>
          </w:p>
          <w:p w14:paraId="08F2F75E">
            <w:pPr>
              <w:pStyle w:val="7"/>
              <w:spacing w:before="18" w:line="228" w:lineRule="auto"/>
              <w:ind w:left="120"/>
            </w:pPr>
            <w:r>
              <w:rPr>
                <w:spacing w:val="-3"/>
              </w:rPr>
              <w:t>HPV35 型、HPV39 型、</w:t>
            </w:r>
          </w:p>
          <w:p w14:paraId="5937A13D">
            <w:pPr>
              <w:pStyle w:val="7"/>
              <w:spacing w:before="18" w:line="228" w:lineRule="auto"/>
              <w:ind w:left="120"/>
            </w:pPr>
            <w:r>
              <w:rPr>
                <w:spacing w:val="-3"/>
              </w:rPr>
              <w:t>HPV45 型、HPV51 型、</w:t>
            </w:r>
          </w:p>
          <w:p w14:paraId="217A7AAD">
            <w:pPr>
              <w:pStyle w:val="7"/>
              <w:spacing w:before="18" w:line="228" w:lineRule="auto"/>
              <w:ind w:left="120"/>
            </w:pPr>
            <w:r>
              <w:rPr>
                <w:spacing w:val="-3"/>
              </w:rPr>
              <w:t>HPV52 型、HPV53 型、</w:t>
            </w:r>
          </w:p>
          <w:p w14:paraId="17182CAA">
            <w:pPr>
              <w:pStyle w:val="7"/>
              <w:spacing w:before="19" w:line="228" w:lineRule="auto"/>
              <w:ind w:left="120"/>
            </w:pPr>
            <w:r>
              <w:rPr>
                <w:spacing w:val="-3"/>
              </w:rPr>
              <w:t>HPV56 型、HPV58 型、</w:t>
            </w:r>
          </w:p>
          <w:p w14:paraId="7981BFE0">
            <w:pPr>
              <w:pStyle w:val="7"/>
              <w:spacing w:before="21" w:line="242" w:lineRule="auto"/>
              <w:ind w:left="120" w:right="277"/>
              <w:jc w:val="both"/>
            </w:pPr>
            <w:r>
              <w:rPr>
                <w:spacing w:val="-5"/>
              </w:rPr>
              <w:t>HPV59 型、HPV66 型、</w:t>
            </w:r>
            <w:r>
              <w:rPr>
                <w:spacing w:val="5"/>
              </w:rPr>
              <w:t xml:space="preserve"> </w:t>
            </w:r>
            <w:r>
              <w:rPr>
                <w:spacing w:val="-3"/>
              </w:rPr>
              <w:t>HPV68 型、HPV6 型、</w:t>
            </w:r>
            <w:r>
              <w:rPr>
                <w:spacing w:val="5"/>
              </w:rPr>
              <w:t xml:space="preserve"> </w:t>
            </w:r>
            <w:r>
              <w:rPr>
                <w:spacing w:val="-5"/>
              </w:rPr>
              <w:t>HPV11 型、HPV43 型、</w:t>
            </w:r>
          </w:p>
          <w:p w14:paraId="62CA8667">
            <w:pPr>
              <w:pStyle w:val="7"/>
              <w:spacing w:before="1" w:line="227" w:lineRule="auto"/>
              <w:ind w:left="120"/>
            </w:pPr>
            <w:r>
              <w:rPr>
                <w:spacing w:val="-3"/>
              </w:rPr>
              <w:t>HPV42 型、HPV44 型、</w:t>
            </w:r>
          </w:p>
          <w:p w14:paraId="651F0555">
            <w:pPr>
              <w:pStyle w:val="7"/>
              <w:spacing w:before="18" w:line="228" w:lineRule="auto"/>
              <w:ind w:left="120"/>
            </w:pPr>
            <w:r>
              <w:rPr>
                <w:spacing w:val="-3"/>
              </w:rPr>
              <w:t>HPV40 型、HPV26 型、</w:t>
            </w:r>
          </w:p>
          <w:p w14:paraId="6A93D2BE">
            <w:pPr>
              <w:pStyle w:val="7"/>
              <w:spacing w:before="19" w:line="228" w:lineRule="auto"/>
              <w:ind w:left="120"/>
            </w:pPr>
            <w:r>
              <w:rPr>
                <w:spacing w:val="-3"/>
              </w:rPr>
              <w:t>HPV55 型、HPV61 型、</w:t>
            </w:r>
          </w:p>
          <w:p w14:paraId="15FB5832">
            <w:pPr>
              <w:pStyle w:val="7"/>
              <w:spacing w:before="18" w:line="228" w:lineRule="auto"/>
              <w:ind w:left="120"/>
            </w:pPr>
            <w:r>
              <w:rPr>
                <w:spacing w:val="-3"/>
              </w:rPr>
              <w:t>HPV82 型、HPV83 型、</w:t>
            </w:r>
          </w:p>
          <w:p w14:paraId="509C72D3">
            <w:pPr>
              <w:pStyle w:val="7"/>
              <w:spacing w:before="20" w:line="205" w:lineRule="auto"/>
              <w:ind w:left="120"/>
            </w:pPr>
            <w:r>
              <w:rPr>
                <w:spacing w:val="-3"/>
              </w:rPr>
              <w:t>HPV81 型</w:t>
            </w:r>
          </w:p>
        </w:tc>
        <w:tc>
          <w:tcPr>
            <w:tcW w:w="4252" w:type="dxa"/>
            <w:shd w:val="clear" w:color="auto" w:fill="E2EFDA"/>
            <w:vAlign w:val="top"/>
          </w:tcPr>
          <w:p w14:paraId="3B6ED0F0">
            <w:pPr>
              <w:spacing w:line="265" w:lineRule="auto"/>
              <w:rPr>
                <w:rFonts w:ascii="Arial"/>
                <w:sz w:val="21"/>
              </w:rPr>
            </w:pPr>
          </w:p>
          <w:p w14:paraId="76FF434C">
            <w:pPr>
              <w:spacing w:line="266" w:lineRule="auto"/>
              <w:rPr>
                <w:rFonts w:ascii="Arial"/>
                <w:sz w:val="21"/>
              </w:rPr>
            </w:pPr>
          </w:p>
          <w:p w14:paraId="517822E0">
            <w:pPr>
              <w:spacing w:line="266" w:lineRule="auto"/>
              <w:rPr>
                <w:rFonts w:ascii="Arial"/>
                <w:sz w:val="21"/>
              </w:rPr>
            </w:pPr>
          </w:p>
          <w:p w14:paraId="1A18D3A3">
            <w:pPr>
              <w:spacing w:line="266" w:lineRule="auto"/>
              <w:rPr>
                <w:rFonts w:ascii="Arial"/>
                <w:sz w:val="21"/>
              </w:rPr>
            </w:pPr>
          </w:p>
          <w:p w14:paraId="26435B61">
            <w:pPr>
              <w:spacing w:line="266" w:lineRule="auto"/>
              <w:rPr>
                <w:rFonts w:ascii="Arial"/>
                <w:sz w:val="21"/>
              </w:rPr>
            </w:pPr>
          </w:p>
          <w:p w14:paraId="7F5E8522">
            <w:pPr>
              <w:spacing w:line="266" w:lineRule="auto"/>
              <w:rPr>
                <w:rFonts w:ascii="Arial"/>
                <w:sz w:val="21"/>
              </w:rPr>
            </w:pPr>
          </w:p>
          <w:p w14:paraId="5CFE1FC6">
            <w:pPr>
              <w:spacing w:line="266" w:lineRule="auto"/>
              <w:rPr>
                <w:rFonts w:ascii="Arial"/>
                <w:sz w:val="21"/>
              </w:rPr>
            </w:pPr>
          </w:p>
          <w:p w14:paraId="010A304D">
            <w:pPr>
              <w:pStyle w:val="7"/>
              <w:spacing w:before="77" w:line="249" w:lineRule="auto"/>
              <w:ind w:left="120" w:right="183" w:hanging="13"/>
            </w:pPr>
            <w:r>
              <w:rPr>
                <w:spacing w:val="-2"/>
              </w:rPr>
              <w:t>直接反映人体内乳头瘤病毒是否存在</w:t>
            </w:r>
            <w:r>
              <w:rPr>
                <w:spacing w:val="-14"/>
              </w:rPr>
              <w:t xml:space="preserve"> </w:t>
            </w:r>
            <w:r>
              <w:rPr>
                <w:spacing w:val="-2"/>
              </w:rPr>
              <w:t>，可具体判断</w:t>
            </w:r>
            <w:r>
              <w:rPr>
                <w:spacing w:val="-3"/>
              </w:rPr>
              <w:t>出 27 种感染型别</w:t>
            </w:r>
            <w:r>
              <w:rPr>
                <w:spacing w:val="-15"/>
              </w:rPr>
              <w:t xml:space="preserve"> </w:t>
            </w:r>
            <w:r>
              <w:rPr>
                <w:spacing w:val="-3"/>
              </w:rPr>
              <w:t>，为临床诊断宫颈癌提供参考。</w:t>
            </w:r>
          </w:p>
        </w:tc>
        <w:tc>
          <w:tcPr>
            <w:tcW w:w="844" w:type="dxa"/>
            <w:vAlign w:val="top"/>
          </w:tcPr>
          <w:p w14:paraId="0E44B928">
            <w:pPr>
              <w:rPr>
                <w:rFonts w:ascii="Arial"/>
                <w:sz w:val="21"/>
              </w:rPr>
            </w:pPr>
          </w:p>
        </w:tc>
        <w:tc>
          <w:tcPr>
            <w:tcW w:w="640" w:type="dxa"/>
            <w:vAlign w:val="top"/>
          </w:tcPr>
          <w:p w14:paraId="5D33E661">
            <w:pPr>
              <w:rPr>
                <w:rFonts w:ascii="Arial"/>
                <w:sz w:val="21"/>
              </w:rPr>
            </w:pPr>
          </w:p>
        </w:tc>
        <w:tc>
          <w:tcPr>
            <w:tcW w:w="644" w:type="dxa"/>
            <w:vAlign w:val="top"/>
          </w:tcPr>
          <w:p w14:paraId="6138BA50">
            <w:pPr>
              <w:spacing w:line="248" w:lineRule="auto"/>
              <w:rPr>
                <w:rFonts w:ascii="Arial"/>
                <w:sz w:val="21"/>
              </w:rPr>
            </w:pPr>
          </w:p>
          <w:p w14:paraId="26A213AB">
            <w:pPr>
              <w:spacing w:line="248" w:lineRule="auto"/>
              <w:rPr>
                <w:rFonts w:ascii="Arial"/>
                <w:sz w:val="21"/>
              </w:rPr>
            </w:pPr>
          </w:p>
          <w:p w14:paraId="65521CC5">
            <w:pPr>
              <w:spacing w:line="248" w:lineRule="auto"/>
              <w:rPr>
                <w:rFonts w:ascii="Arial"/>
                <w:sz w:val="21"/>
              </w:rPr>
            </w:pPr>
          </w:p>
          <w:p w14:paraId="7584E297">
            <w:pPr>
              <w:spacing w:line="248" w:lineRule="auto"/>
              <w:rPr>
                <w:rFonts w:ascii="Arial"/>
                <w:sz w:val="21"/>
              </w:rPr>
            </w:pPr>
          </w:p>
          <w:p w14:paraId="4C4307AE">
            <w:pPr>
              <w:spacing w:line="248" w:lineRule="auto"/>
              <w:rPr>
                <w:rFonts w:ascii="Arial"/>
                <w:sz w:val="21"/>
              </w:rPr>
            </w:pPr>
          </w:p>
          <w:p w14:paraId="03294303">
            <w:pPr>
              <w:spacing w:line="248" w:lineRule="auto"/>
              <w:rPr>
                <w:rFonts w:ascii="Arial"/>
                <w:sz w:val="21"/>
              </w:rPr>
            </w:pPr>
          </w:p>
          <w:p w14:paraId="3E3267B2">
            <w:pPr>
              <w:spacing w:line="248" w:lineRule="auto"/>
              <w:rPr>
                <w:rFonts w:ascii="Arial"/>
                <w:sz w:val="21"/>
              </w:rPr>
            </w:pPr>
          </w:p>
          <w:p w14:paraId="291E3CBC">
            <w:pPr>
              <w:spacing w:line="248" w:lineRule="auto"/>
              <w:rPr>
                <w:rFonts w:ascii="Arial"/>
                <w:sz w:val="21"/>
              </w:rPr>
            </w:pPr>
          </w:p>
          <w:p w14:paraId="27042223">
            <w:pPr>
              <w:pStyle w:val="7"/>
              <w:spacing w:before="77" w:line="315" w:lineRule="exact"/>
              <w:ind w:left="252"/>
            </w:pPr>
            <w:r>
              <w:rPr>
                <w:position w:val="3"/>
              </w:rPr>
              <w:t>★</w:t>
            </w:r>
          </w:p>
        </w:tc>
      </w:tr>
      <w:tr w14:paraId="46B561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858" w:type="dxa"/>
            <w:gridSpan w:val="6"/>
            <w:shd w:val="clear" w:color="auto" w:fill="A6A6A6"/>
            <w:vAlign w:val="top"/>
          </w:tcPr>
          <w:p w14:paraId="1D6709A9">
            <w:pPr>
              <w:pStyle w:val="7"/>
              <w:spacing w:before="75" w:line="180" w:lineRule="auto"/>
              <w:ind w:left="4480"/>
            </w:pPr>
            <w:r>
              <w:rPr>
                <w:spacing w:val="-1"/>
              </w:rPr>
              <w:t>实验室检查</w:t>
            </w:r>
          </w:p>
        </w:tc>
      </w:tr>
      <w:tr w14:paraId="1B58F9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5" w:hRule="atLeast"/>
        </w:trPr>
        <w:tc>
          <w:tcPr>
            <w:tcW w:w="1158" w:type="dxa"/>
            <w:vAlign w:val="top"/>
          </w:tcPr>
          <w:p w14:paraId="623C6AE6">
            <w:pPr>
              <w:spacing w:line="247" w:lineRule="auto"/>
              <w:rPr>
                <w:rFonts w:ascii="Arial"/>
                <w:sz w:val="21"/>
              </w:rPr>
            </w:pPr>
          </w:p>
          <w:p w14:paraId="66BBAB06">
            <w:pPr>
              <w:spacing w:line="247" w:lineRule="auto"/>
              <w:rPr>
                <w:rFonts w:ascii="Arial"/>
                <w:sz w:val="21"/>
              </w:rPr>
            </w:pPr>
          </w:p>
          <w:p w14:paraId="23A499F7">
            <w:pPr>
              <w:spacing w:line="248" w:lineRule="auto"/>
              <w:rPr>
                <w:rFonts w:ascii="Arial"/>
                <w:sz w:val="21"/>
              </w:rPr>
            </w:pPr>
          </w:p>
          <w:p w14:paraId="6DF8F525">
            <w:pPr>
              <w:spacing w:line="248" w:lineRule="auto"/>
              <w:rPr>
                <w:rFonts w:ascii="Arial"/>
                <w:sz w:val="21"/>
              </w:rPr>
            </w:pPr>
          </w:p>
          <w:p w14:paraId="49F9CFCD">
            <w:pPr>
              <w:spacing w:line="248" w:lineRule="auto"/>
              <w:rPr>
                <w:rFonts w:ascii="Arial"/>
                <w:sz w:val="21"/>
              </w:rPr>
            </w:pPr>
          </w:p>
          <w:p w14:paraId="0E90649C">
            <w:pPr>
              <w:spacing w:line="248" w:lineRule="auto"/>
              <w:rPr>
                <w:rFonts w:ascii="Arial"/>
                <w:sz w:val="21"/>
              </w:rPr>
            </w:pPr>
          </w:p>
          <w:p w14:paraId="1EE1359E">
            <w:pPr>
              <w:spacing w:line="248" w:lineRule="auto"/>
              <w:rPr>
                <w:rFonts w:ascii="Arial"/>
                <w:sz w:val="21"/>
              </w:rPr>
            </w:pPr>
          </w:p>
          <w:p w14:paraId="76E3FC2C">
            <w:pPr>
              <w:spacing w:line="248" w:lineRule="auto"/>
              <w:rPr>
                <w:rFonts w:ascii="Arial"/>
                <w:sz w:val="21"/>
              </w:rPr>
            </w:pPr>
          </w:p>
          <w:p w14:paraId="49806740">
            <w:pPr>
              <w:pStyle w:val="7"/>
              <w:spacing w:before="78" w:line="221" w:lineRule="auto"/>
              <w:ind w:left="189"/>
            </w:pPr>
            <w:r>
              <w:rPr>
                <w:spacing w:val="-1"/>
              </w:rPr>
              <w:t>血常规(五</w:t>
            </w:r>
          </w:p>
          <w:p w14:paraId="34D66C5B">
            <w:pPr>
              <w:pStyle w:val="7"/>
              <w:spacing w:before="28" w:line="225" w:lineRule="auto"/>
              <w:ind w:left="156"/>
            </w:pPr>
            <w:r>
              <w:rPr>
                <w:spacing w:val="-3"/>
              </w:rPr>
              <w:t>分类 23 分</w:t>
            </w:r>
          </w:p>
          <w:p w14:paraId="5ECF7F8F">
            <w:pPr>
              <w:pStyle w:val="7"/>
              <w:spacing w:before="21" w:line="221" w:lineRule="auto"/>
              <w:ind w:left="460"/>
            </w:pPr>
            <w:r>
              <w:rPr>
                <w:spacing w:val="-2"/>
              </w:rPr>
              <w:t>型)</w:t>
            </w:r>
          </w:p>
        </w:tc>
        <w:tc>
          <w:tcPr>
            <w:tcW w:w="2320" w:type="dxa"/>
            <w:vAlign w:val="top"/>
          </w:tcPr>
          <w:p w14:paraId="5368C25F">
            <w:pPr>
              <w:pStyle w:val="7"/>
              <w:spacing w:before="84" w:line="238" w:lineRule="auto"/>
              <w:ind w:left="104" w:right="109" w:firstLine="108"/>
            </w:pPr>
            <w:r>
              <w:rPr>
                <w:spacing w:val="-2"/>
              </w:rPr>
              <w:t>白细胞计数,红细胞计数,</w:t>
            </w:r>
            <w:r>
              <w:rPr>
                <w:spacing w:val="-1"/>
              </w:rPr>
              <w:t>血红蛋白,红细胞比容,平均红细胞体积,平均红细胞血红蛋白含量,平均红细胞血红蛋白浓度,红细胞分布宽</w:t>
            </w:r>
            <w:r>
              <w:t>度-变异系数,血小板计数,</w:t>
            </w:r>
            <w:r>
              <w:rPr>
                <w:spacing w:val="-1"/>
              </w:rPr>
              <w:t>平均血小板体积,血小板分布宽度,淋巴细胞百分比,中性粒细胞百分比,淋巴细胞绝对值,中性粒细胞绝对值,</w:t>
            </w:r>
            <w:r>
              <w:t>红细胞分布宽度-标准差,血</w:t>
            </w:r>
            <w:r>
              <w:rPr>
                <w:spacing w:val="-1"/>
              </w:rPr>
              <w:t>小板压积,单核细胞百分比,单核细胞绝对值,嗜酸性细胞百分比,嗜酸性细胞绝对值,嗜碱性细胞百分比,嗜碱性细胞绝对值</w:t>
            </w:r>
          </w:p>
        </w:tc>
        <w:tc>
          <w:tcPr>
            <w:tcW w:w="4252" w:type="dxa"/>
            <w:vAlign w:val="top"/>
          </w:tcPr>
          <w:p w14:paraId="09ADC2AE">
            <w:pPr>
              <w:spacing w:line="241" w:lineRule="auto"/>
              <w:rPr>
                <w:rFonts w:ascii="Arial"/>
                <w:sz w:val="21"/>
              </w:rPr>
            </w:pPr>
          </w:p>
          <w:p w14:paraId="3A313293">
            <w:pPr>
              <w:spacing w:line="241" w:lineRule="auto"/>
              <w:rPr>
                <w:rFonts w:ascii="Arial"/>
                <w:sz w:val="21"/>
              </w:rPr>
            </w:pPr>
          </w:p>
          <w:p w14:paraId="0C3BDF3C">
            <w:pPr>
              <w:spacing w:line="241" w:lineRule="auto"/>
              <w:rPr>
                <w:rFonts w:ascii="Arial"/>
                <w:sz w:val="21"/>
              </w:rPr>
            </w:pPr>
          </w:p>
          <w:p w14:paraId="1522CAE9">
            <w:pPr>
              <w:spacing w:line="241" w:lineRule="auto"/>
              <w:rPr>
                <w:rFonts w:ascii="Arial"/>
                <w:sz w:val="21"/>
              </w:rPr>
            </w:pPr>
          </w:p>
          <w:p w14:paraId="291504F4">
            <w:pPr>
              <w:spacing w:line="241" w:lineRule="auto"/>
              <w:rPr>
                <w:rFonts w:ascii="Arial"/>
                <w:sz w:val="21"/>
              </w:rPr>
            </w:pPr>
          </w:p>
          <w:p w14:paraId="0C84E31B">
            <w:pPr>
              <w:spacing w:line="241" w:lineRule="auto"/>
              <w:rPr>
                <w:rFonts w:ascii="Arial"/>
                <w:sz w:val="21"/>
              </w:rPr>
            </w:pPr>
          </w:p>
          <w:p w14:paraId="6B27A127">
            <w:pPr>
              <w:spacing w:line="241" w:lineRule="auto"/>
              <w:rPr>
                <w:rFonts w:ascii="Arial"/>
                <w:sz w:val="21"/>
              </w:rPr>
            </w:pPr>
          </w:p>
          <w:p w14:paraId="10A24D82">
            <w:pPr>
              <w:spacing w:line="241" w:lineRule="auto"/>
              <w:rPr>
                <w:rFonts w:ascii="Arial"/>
                <w:sz w:val="21"/>
              </w:rPr>
            </w:pPr>
          </w:p>
          <w:p w14:paraId="130FE66A">
            <w:pPr>
              <w:spacing w:line="242" w:lineRule="auto"/>
              <w:rPr>
                <w:rFonts w:ascii="Arial"/>
                <w:sz w:val="21"/>
              </w:rPr>
            </w:pPr>
          </w:p>
          <w:p w14:paraId="624576CC">
            <w:pPr>
              <w:pStyle w:val="7"/>
              <w:spacing w:before="77" w:line="253" w:lineRule="auto"/>
              <w:ind w:left="105" w:right="183"/>
            </w:pPr>
            <w:r>
              <w:rPr>
                <w:spacing w:val="-1"/>
              </w:rPr>
              <w:t>通过检测血液细胞的计数及不同种类细胞、成分的</w:t>
            </w:r>
            <w:r>
              <w:rPr>
                <w:spacing w:val="-2"/>
              </w:rPr>
              <w:t>分类来反映身体状况</w:t>
            </w:r>
            <w:r>
              <w:rPr>
                <w:spacing w:val="-16"/>
              </w:rPr>
              <w:t xml:space="preserve"> </w:t>
            </w:r>
            <w:r>
              <w:rPr>
                <w:spacing w:val="-2"/>
              </w:rPr>
              <w:t>，如：贫血、感染等等。</w:t>
            </w:r>
          </w:p>
        </w:tc>
        <w:tc>
          <w:tcPr>
            <w:tcW w:w="844" w:type="dxa"/>
            <w:vAlign w:val="top"/>
          </w:tcPr>
          <w:p w14:paraId="27234668">
            <w:pPr>
              <w:spacing w:line="254" w:lineRule="auto"/>
              <w:rPr>
                <w:rFonts w:ascii="Arial"/>
                <w:sz w:val="21"/>
              </w:rPr>
            </w:pPr>
          </w:p>
          <w:p w14:paraId="3B053281">
            <w:pPr>
              <w:spacing w:line="254" w:lineRule="auto"/>
              <w:rPr>
                <w:rFonts w:ascii="Arial"/>
                <w:sz w:val="21"/>
              </w:rPr>
            </w:pPr>
          </w:p>
          <w:p w14:paraId="462424D6">
            <w:pPr>
              <w:spacing w:line="255" w:lineRule="auto"/>
              <w:rPr>
                <w:rFonts w:ascii="Arial"/>
                <w:sz w:val="21"/>
              </w:rPr>
            </w:pPr>
          </w:p>
          <w:p w14:paraId="4101285F">
            <w:pPr>
              <w:spacing w:line="255" w:lineRule="auto"/>
              <w:rPr>
                <w:rFonts w:ascii="Arial"/>
                <w:sz w:val="21"/>
              </w:rPr>
            </w:pPr>
          </w:p>
          <w:p w14:paraId="2F0D3A24">
            <w:pPr>
              <w:spacing w:line="255" w:lineRule="auto"/>
              <w:rPr>
                <w:rFonts w:ascii="Arial"/>
                <w:sz w:val="21"/>
              </w:rPr>
            </w:pPr>
          </w:p>
          <w:p w14:paraId="1B9FE1FD">
            <w:pPr>
              <w:spacing w:line="255" w:lineRule="auto"/>
              <w:rPr>
                <w:rFonts w:ascii="Arial"/>
                <w:sz w:val="21"/>
              </w:rPr>
            </w:pPr>
          </w:p>
          <w:p w14:paraId="7AA41954">
            <w:pPr>
              <w:spacing w:line="255" w:lineRule="auto"/>
              <w:rPr>
                <w:rFonts w:ascii="Arial"/>
                <w:sz w:val="21"/>
              </w:rPr>
            </w:pPr>
          </w:p>
          <w:p w14:paraId="12367F2D">
            <w:pPr>
              <w:spacing w:line="255" w:lineRule="auto"/>
              <w:rPr>
                <w:rFonts w:ascii="Arial"/>
                <w:sz w:val="21"/>
              </w:rPr>
            </w:pPr>
          </w:p>
          <w:p w14:paraId="22B67876">
            <w:pPr>
              <w:spacing w:line="255" w:lineRule="auto"/>
              <w:rPr>
                <w:rFonts w:ascii="Arial"/>
                <w:sz w:val="21"/>
              </w:rPr>
            </w:pPr>
          </w:p>
          <w:p w14:paraId="76CB592D">
            <w:pPr>
              <w:pStyle w:val="7"/>
              <w:spacing w:before="77" w:line="315" w:lineRule="exact"/>
              <w:ind w:left="353"/>
            </w:pPr>
            <w:r>
              <w:rPr>
                <w:position w:val="3"/>
              </w:rPr>
              <w:t>★</w:t>
            </w:r>
          </w:p>
        </w:tc>
        <w:tc>
          <w:tcPr>
            <w:tcW w:w="640" w:type="dxa"/>
            <w:vAlign w:val="top"/>
          </w:tcPr>
          <w:p w14:paraId="31A03536">
            <w:pPr>
              <w:spacing w:line="254" w:lineRule="auto"/>
              <w:rPr>
                <w:rFonts w:ascii="Arial"/>
                <w:sz w:val="21"/>
              </w:rPr>
            </w:pPr>
          </w:p>
          <w:p w14:paraId="494CB860">
            <w:pPr>
              <w:spacing w:line="254" w:lineRule="auto"/>
              <w:rPr>
                <w:rFonts w:ascii="Arial"/>
                <w:sz w:val="21"/>
              </w:rPr>
            </w:pPr>
          </w:p>
          <w:p w14:paraId="68996D25">
            <w:pPr>
              <w:spacing w:line="255" w:lineRule="auto"/>
              <w:rPr>
                <w:rFonts w:ascii="Arial"/>
                <w:sz w:val="21"/>
              </w:rPr>
            </w:pPr>
          </w:p>
          <w:p w14:paraId="5C7EC259">
            <w:pPr>
              <w:spacing w:line="255" w:lineRule="auto"/>
              <w:rPr>
                <w:rFonts w:ascii="Arial"/>
                <w:sz w:val="21"/>
              </w:rPr>
            </w:pPr>
          </w:p>
          <w:p w14:paraId="286C0DBF">
            <w:pPr>
              <w:spacing w:line="255" w:lineRule="auto"/>
              <w:rPr>
                <w:rFonts w:ascii="Arial"/>
                <w:sz w:val="21"/>
              </w:rPr>
            </w:pPr>
          </w:p>
          <w:p w14:paraId="689738E9">
            <w:pPr>
              <w:spacing w:line="255" w:lineRule="auto"/>
              <w:rPr>
                <w:rFonts w:ascii="Arial"/>
                <w:sz w:val="21"/>
              </w:rPr>
            </w:pPr>
          </w:p>
          <w:p w14:paraId="3C091F9C">
            <w:pPr>
              <w:spacing w:line="255" w:lineRule="auto"/>
              <w:rPr>
                <w:rFonts w:ascii="Arial"/>
                <w:sz w:val="21"/>
              </w:rPr>
            </w:pPr>
          </w:p>
          <w:p w14:paraId="05BB4BE8">
            <w:pPr>
              <w:spacing w:line="255" w:lineRule="auto"/>
              <w:rPr>
                <w:rFonts w:ascii="Arial"/>
                <w:sz w:val="21"/>
              </w:rPr>
            </w:pPr>
          </w:p>
          <w:p w14:paraId="3F0983A3">
            <w:pPr>
              <w:spacing w:line="255" w:lineRule="auto"/>
              <w:rPr>
                <w:rFonts w:ascii="Arial"/>
                <w:sz w:val="21"/>
              </w:rPr>
            </w:pPr>
          </w:p>
          <w:p w14:paraId="086D4039">
            <w:pPr>
              <w:pStyle w:val="7"/>
              <w:spacing w:before="77" w:line="315" w:lineRule="exact"/>
              <w:ind w:left="251"/>
            </w:pPr>
            <w:r>
              <w:rPr>
                <w:position w:val="3"/>
              </w:rPr>
              <w:t>★</w:t>
            </w:r>
          </w:p>
        </w:tc>
        <w:tc>
          <w:tcPr>
            <w:tcW w:w="644" w:type="dxa"/>
            <w:vAlign w:val="top"/>
          </w:tcPr>
          <w:p w14:paraId="7CABAAA3">
            <w:pPr>
              <w:spacing w:line="254" w:lineRule="auto"/>
              <w:rPr>
                <w:rFonts w:ascii="Arial"/>
                <w:sz w:val="21"/>
              </w:rPr>
            </w:pPr>
          </w:p>
          <w:p w14:paraId="420C111C">
            <w:pPr>
              <w:spacing w:line="254" w:lineRule="auto"/>
              <w:rPr>
                <w:rFonts w:ascii="Arial"/>
                <w:sz w:val="21"/>
              </w:rPr>
            </w:pPr>
          </w:p>
          <w:p w14:paraId="2AE5A396">
            <w:pPr>
              <w:spacing w:line="255" w:lineRule="auto"/>
              <w:rPr>
                <w:rFonts w:ascii="Arial"/>
                <w:sz w:val="21"/>
              </w:rPr>
            </w:pPr>
          </w:p>
          <w:p w14:paraId="507B47F8">
            <w:pPr>
              <w:spacing w:line="255" w:lineRule="auto"/>
              <w:rPr>
                <w:rFonts w:ascii="Arial"/>
                <w:sz w:val="21"/>
              </w:rPr>
            </w:pPr>
          </w:p>
          <w:p w14:paraId="0EAD1B4C">
            <w:pPr>
              <w:spacing w:line="255" w:lineRule="auto"/>
              <w:rPr>
                <w:rFonts w:ascii="Arial"/>
                <w:sz w:val="21"/>
              </w:rPr>
            </w:pPr>
          </w:p>
          <w:p w14:paraId="3B84C162">
            <w:pPr>
              <w:spacing w:line="255" w:lineRule="auto"/>
              <w:rPr>
                <w:rFonts w:ascii="Arial"/>
                <w:sz w:val="21"/>
              </w:rPr>
            </w:pPr>
          </w:p>
          <w:p w14:paraId="1653B22A">
            <w:pPr>
              <w:spacing w:line="255" w:lineRule="auto"/>
              <w:rPr>
                <w:rFonts w:ascii="Arial"/>
                <w:sz w:val="21"/>
              </w:rPr>
            </w:pPr>
          </w:p>
          <w:p w14:paraId="04A53B44">
            <w:pPr>
              <w:spacing w:line="255" w:lineRule="auto"/>
              <w:rPr>
                <w:rFonts w:ascii="Arial"/>
                <w:sz w:val="21"/>
              </w:rPr>
            </w:pPr>
          </w:p>
          <w:p w14:paraId="4D375998">
            <w:pPr>
              <w:spacing w:line="255" w:lineRule="auto"/>
              <w:rPr>
                <w:rFonts w:ascii="Arial"/>
                <w:sz w:val="21"/>
              </w:rPr>
            </w:pPr>
          </w:p>
          <w:p w14:paraId="24C6A139">
            <w:pPr>
              <w:pStyle w:val="7"/>
              <w:spacing w:before="77" w:line="315" w:lineRule="exact"/>
              <w:ind w:left="252"/>
            </w:pPr>
            <w:r>
              <w:rPr>
                <w:position w:val="3"/>
              </w:rPr>
              <w:t>★</w:t>
            </w:r>
          </w:p>
        </w:tc>
      </w:tr>
      <w:tr w14:paraId="320897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24" w:hRule="atLeast"/>
        </w:trPr>
        <w:tc>
          <w:tcPr>
            <w:tcW w:w="1158" w:type="dxa"/>
            <w:vAlign w:val="top"/>
          </w:tcPr>
          <w:p w14:paraId="4045A0FB">
            <w:pPr>
              <w:spacing w:line="253" w:lineRule="auto"/>
              <w:rPr>
                <w:rFonts w:ascii="Arial"/>
                <w:sz w:val="21"/>
              </w:rPr>
            </w:pPr>
          </w:p>
          <w:p w14:paraId="4D9028DB">
            <w:pPr>
              <w:spacing w:line="254" w:lineRule="auto"/>
              <w:rPr>
                <w:rFonts w:ascii="Arial"/>
                <w:sz w:val="21"/>
              </w:rPr>
            </w:pPr>
          </w:p>
          <w:p w14:paraId="3822202E">
            <w:pPr>
              <w:spacing w:line="254" w:lineRule="auto"/>
              <w:rPr>
                <w:rFonts w:ascii="Arial"/>
                <w:sz w:val="21"/>
              </w:rPr>
            </w:pPr>
          </w:p>
          <w:p w14:paraId="09BE31AC">
            <w:pPr>
              <w:pStyle w:val="7"/>
              <w:spacing w:before="77" w:line="257" w:lineRule="auto"/>
              <w:ind w:left="486" w:right="177" w:hanging="306"/>
            </w:pPr>
            <w:r>
              <w:rPr>
                <w:spacing w:val="-5"/>
              </w:rPr>
              <w:t>尿常规</w:t>
            </w:r>
            <w:r>
              <w:rPr>
                <w:spacing w:val="14"/>
              </w:rPr>
              <w:t xml:space="preserve"> </w:t>
            </w:r>
            <w:r>
              <w:rPr>
                <w:spacing w:val="-5"/>
              </w:rPr>
              <w:t>18</w:t>
            </w:r>
            <w:r>
              <w:t>项</w:t>
            </w:r>
          </w:p>
        </w:tc>
        <w:tc>
          <w:tcPr>
            <w:tcW w:w="2320" w:type="dxa"/>
            <w:vAlign w:val="top"/>
          </w:tcPr>
          <w:p w14:paraId="5B966836">
            <w:pPr>
              <w:pStyle w:val="7"/>
              <w:spacing w:before="97" w:line="235" w:lineRule="auto"/>
              <w:ind w:left="104" w:right="56"/>
              <w:jc w:val="both"/>
            </w:pPr>
            <w:r>
              <w:rPr>
                <w:spacing w:val="-5"/>
              </w:rPr>
              <w:t>尿比重、尿酸碱度、尿白细</w:t>
            </w:r>
            <w:r>
              <w:rPr>
                <w:spacing w:val="-9"/>
                <w:w w:val="97"/>
              </w:rPr>
              <w:t>胞、尿亚硝酸盐、尿蛋白质、</w:t>
            </w:r>
            <w:r>
              <w:rPr>
                <w:spacing w:val="-5"/>
              </w:rPr>
              <w:t>尿糖、尿酮体、尿胆原、尿</w:t>
            </w:r>
            <w:r>
              <w:rPr>
                <w:spacing w:val="-1"/>
              </w:rPr>
              <w:t>胆红素、尿隐血、尿镜检、红细胞、尿白细胞、管型、</w:t>
            </w:r>
            <w:r>
              <w:rPr>
                <w:spacing w:val="-6"/>
                <w:w w:val="95"/>
              </w:rPr>
              <w:t>上皮细胞、无机盐类、尿镜、</w:t>
            </w:r>
            <w:r>
              <w:rPr>
                <w:spacing w:val="-1"/>
              </w:rPr>
              <w:t>检蛋白定性</w:t>
            </w:r>
          </w:p>
        </w:tc>
        <w:tc>
          <w:tcPr>
            <w:tcW w:w="4252" w:type="dxa"/>
            <w:vAlign w:val="top"/>
          </w:tcPr>
          <w:p w14:paraId="372DA11E">
            <w:pPr>
              <w:pStyle w:val="7"/>
              <w:spacing w:before="252" w:line="246" w:lineRule="auto"/>
              <w:ind w:left="105" w:right="183"/>
            </w:pPr>
            <w:r>
              <w:rPr>
                <w:spacing w:val="-2"/>
              </w:rPr>
              <w:t>通过尿常规检查</w:t>
            </w:r>
            <w:r>
              <w:rPr>
                <w:spacing w:val="-13"/>
              </w:rPr>
              <w:t xml:space="preserve"> </w:t>
            </w:r>
            <w:r>
              <w:rPr>
                <w:spacing w:val="-2"/>
              </w:rPr>
              <w:t>，对泌尿系疾病的诊断、疗效观察</w:t>
            </w:r>
            <w:r>
              <w:t>有重要意义。尿糖检查是作为糖尿病筛查和</w:t>
            </w:r>
            <w:r>
              <w:rPr>
                <w:spacing w:val="-1"/>
              </w:rPr>
              <w:t>病情判</w:t>
            </w:r>
            <w:r>
              <w:t>断的指标。并可观察一些全身性疾病的异常</w:t>
            </w:r>
            <w:r>
              <w:rPr>
                <w:spacing w:val="-1"/>
              </w:rPr>
              <w:t>表现。</w:t>
            </w:r>
            <w:r>
              <w:rPr>
                <w:spacing w:val="-2"/>
              </w:rPr>
              <w:t>以显微镜观察尿沉淀物</w:t>
            </w:r>
            <w:r>
              <w:rPr>
                <w:spacing w:val="-13"/>
              </w:rPr>
              <w:t xml:space="preserve"> </w:t>
            </w:r>
            <w:r>
              <w:rPr>
                <w:spacing w:val="-2"/>
              </w:rPr>
              <w:t>，发现细胞、管型、结晶、细菌、寄生虫等病理成分</w:t>
            </w:r>
            <w:r>
              <w:rPr>
                <w:spacing w:val="-13"/>
              </w:rPr>
              <w:t xml:space="preserve"> </w:t>
            </w:r>
            <w:r>
              <w:rPr>
                <w:spacing w:val="-2"/>
              </w:rPr>
              <w:t>，对泌尿系统疾病作定位</w:t>
            </w:r>
            <w:r>
              <w:rPr>
                <w:spacing w:val="-1"/>
              </w:rPr>
              <w:t>及鉴别诊断、预后判断。</w:t>
            </w:r>
          </w:p>
        </w:tc>
        <w:tc>
          <w:tcPr>
            <w:tcW w:w="844" w:type="dxa"/>
            <w:vAlign w:val="top"/>
          </w:tcPr>
          <w:p w14:paraId="6613B825">
            <w:pPr>
              <w:spacing w:line="305" w:lineRule="auto"/>
              <w:rPr>
                <w:rFonts w:ascii="Arial"/>
                <w:sz w:val="21"/>
              </w:rPr>
            </w:pPr>
          </w:p>
          <w:p w14:paraId="4BBA5BD8">
            <w:pPr>
              <w:spacing w:line="305" w:lineRule="auto"/>
              <w:rPr>
                <w:rFonts w:ascii="Arial"/>
                <w:sz w:val="21"/>
              </w:rPr>
            </w:pPr>
          </w:p>
          <w:p w14:paraId="6C41696C">
            <w:pPr>
              <w:spacing w:line="306" w:lineRule="auto"/>
              <w:rPr>
                <w:rFonts w:ascii="Arial"/>
                <w:sz w:val="21"/>
              </w:rPr>
            </w:pPr>
          </w:p>
          <w:p w14:paraId="1DDC19FD">
            <w:pPr>
              <w:pStyle w:val="7"/>
              <w:spacing w:before="77" w:line="315" w:lineRule="exact"/>
              <w:ind w:left="353"/>
            </w:pPr>
            <w:r>
              <w:rPr>
                <w:position w:val="3"/>
              </w:rPr>
              <w:t>★</w:t>
            </w:r>
          </w:p>
        </w:tc>
        <w:tc>
          <w:tcPr>
            <w:tcW w:w="640" w:type="dxa"/>
            <w:vAlign w:val="top"/>
          </w:tcPr>
          <w:p w14:paraId="527D85B4">
            <w:pPr>
              <w:spacing w:line="305" w:lineRule="auto"/>
              <w:rPr>
                <w:rFonts w:ascii="Arial"/>
                <w:sz w:val="21"/>
              </w:rPr>
            </w:pPr>
          </w:p>
          <w:p w14:paraId="299B1577">
            <w:pPr>
              <w:spacing w:line="305" w:lineRule="auto"/>
              <w:rPr>
                <w:rFonts w:ascii="Arial"/>
                <w:sz w:val="21"/>
              </w:rPr>
            </w:pPr>
          </w:p>
          <w:p w14:paraId="67004BF6">
            <w:pPr>
              <w:spacing w:line="306" w:lineRule="auto"/>
              <w:rPr>
                <w:rFonts w:ascii="Arial"/>
                <w:sz w:val="21"/>
              </w:rPr>
            </w:pPr>
          </w:p>
          <w:p w14:paraId="690836E7">
            <w:pPr>
              <w:pStyle w:val="7"/>
              <w:spacing w:before="77" w:line="315" w:lineRule="exact"/>
              <w:ind w:left="251"/>
            </w:pPr>
            <w:r>
              <w:rPr>
                <w:position w:val="3"/>
              </w:rPr>
              <w:t>★</w:t>
            </w:r>
          </w:p>
        </w:tc>
        <w:tc>
          <w:tcPr>
            <w:tcW w:w="644" w:type="dxa"/>
            <w:vAlign w:val="top"/>
          </w:tcPr>
          <w:p w14:paraId="222D79EB">
            <w:pPr>
              <w:spacing w:line="305" w:lineRule="auto"/>
              <w:rPr>
                <w:rFonts w:ascii="Arial"/>
                <w:sz w:val="21"/>
              </w:rPr>
            </w:pPr>
          </w:p>
          <w:p w14:paraId="217F2091">
            <w:pPr>
              <w:spacing w:line="305" w:lineRule="auto"/>
              <w:rPr>
                <w:rFonts w:ascii="Arial"/>
                <w:sz w:val="21"/>
              </w:rPr>
            </w:pPr>
          </w:p>
          <w:p w14:paraId="61757F70">
            <w:pPr>
              <w:spacing w:line="306" w:lineRule="auto"/>
              <w:rPr>
                <w:rFonts w:ascii="Arial"/>
                <w:sz w:val="21"/>
              </w:rPr>
            </w:pPr>
          </w:p>
          <w:p w14:paraId="13697E64">
            <w:pPr>
              <w:pStyle w:val="7"/>
              <w:spacing w:before="77" w:line="315" w:lineRule="exact"/>
              <w:ind w:left="252"/>
            </w:pPr>
            <w:r>
              <w:rPr>
                <w:position w:val="3"/>
              </w:rPr>
              <w:t>★</w:t>
            </w:r>
          </w:p>
        </w:tc>
      </w:tr>
      <w:tr w14:paraId="5CD6A7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4" w:hRule="atLeast"/>
        </w:trPr>
        <w:tc>
          <w:tcPr>
            <w:tcW w:w="1158" w:type="dxa"/>
            <w:vAlign w:val="top"/>
          </w:tcPr>
          <w:p w14:paraId="2B730BE2">
            <w:pPr>
              <w:spacing w:line="398" w:lineRule="auto"/>
              <w:rPr>
                <w:rFonts w:ascii="Arial"/>
                <w:sz w:val="21"/>
              </w:rPr>
            </w:pPr>
          </w:p>
          <w:p w14:paraId="1BB845AA">
            <w:pPr>
              <w:pStyle w:val="7"/>
              <w:spacing w:before="78" w:line="183" w:lineRule="auto"/>
              <w:ind w:left="220"/>
            </w:pPr>
            <w:r>
              <w:rPr>
                <w:spacing w:val="-1"/>
              </w:rPr>
              <w:t>血糖测定</w:t>
            </w:r>
          </w:p>
        </w:tc>
        <w:tc>
          <w:tcPr>
            <w:tcW w:w="2320" w:type="dxa"/>
            <w:vAlign w:val="top"/>
          </w:tcPr>
          <w:p w14:paraId="185DDF14">
            <w:pPr>
              <w:spacing w:line="365" w:lineRule="auto"/>
              <w:rPr>
                <w:rFonts w:ascii="Arial"/>
                <w:sz w:val="21"/>
              </w:rPr>
            </w:pPr>
          </w:p>
          <w:p w14:paraId="0784B0EF">
            <w:pPr>
              <w:pStyle w:val="7"/>
              <w:spacing w:before="77" w:line="221" w:lineRule="auto"/>
              <w:ind w:left="105"/>
            </w:pPr>
            <w:r>
              <w:rPr>
                <w:spacing w:val="-1"/>
              </w:rPr>
              <w:t>空腹血糖（GLU）</w:t>
            </w:r>
          </w:p>
        </w:tc>
        <w:tc>
          <w:tcPr>
            <w:tcW w:w="4252" w:type="dxa"/>
            <w:vAlign w:val="top"/>
          </w:tcPr>
          <w:p w14:paraId="0C3E77CC">
            <w:pPr>
              <w:pStyle w:val="7"/>
              <w:spacing w:before="165" w:line="243" w:lineRule="auto"/>
              <w:ind w:left="106" w:right="183"/>
              <w:jc w:val="both"/>
            </w:pPr>
            <w:r>
              <w:rPr>
                <w:spacing w:val="-2"/>
              </w:rPr>
              <w:t>评价人体空腹状态下糖代谢是否正常</w:t>
            </w:r>
            <w:r>
              <w:rPr>
                <w:spacing w:val="-14"/>
              </w:rPr>
              <w:t xml:space="preserve"> </w:t>
            </w:r>
            <w:r>
              <w:rPr>
                <w:spacing w:val="-2"/>
              </w:rPr>
              <w:t>，评估糖尿病</w:t>
            </w:r>
            <w:r>
              <w:rPr>
                <w:spacing w:val="-1"/>
              </w:rPr>
              <w:t>患者空腹血糖控制是否达标。空腹血糖是诊断糖代谢紊乱的最常用和最重要指标。</w:t>
            </w:r>
          </w:p>
        </w:tc>
        <w:tc>
          <w:tcPr>
            <w:tcW w:w="844" w:type="dxa"/>
            <w:vAlign w:val="top"/>
          </w:tcPr>
          <w:p w14:paraId="20C1C07B">
            <w:pPr>
              <w:spacing w:line="365" w:lineRule="auto"/>
              <w:rPr>
                <w:rFonts w:ascii="Arial"/>
                <w:sz w:val="21"/>
              </w:rPr>
            </w:pPr>
          </w:p>
          <w:p w14:paraId="5BBCD765">
            <w:pPr>
              <w:pStyle w:val="7"/>
              <w:spacing w:before="77" w:line="315" w:lineRule="exact"/>
              <w:ind w:left="353"/>
            </w:pPr>
            <w:r>
              <w:rPr>
                <w:position w:val="3"/>
              </w:rPr>
              <w:t>★</w:t>
            </w:r>
          </w:p>
        </w:tc>
        <w:tc>
          <w:tcPr>
            <w:tcW w:w="640" w:type="dxa"/>
            <w:vAlign w:val="top"/>
          </w:tcPr>
          <w:p w14:paraId="06C2D38A">
            <w:pPr>
              <w:spacing w:line="365" w:lineRule="auto"/>
              <w:rPr>
                <w:rFonts w:ascii="Arial"/>
                <w:sz w:val="21"/>
              </w:rPr>
            </w:pPr>
          </w:p>
          <w:p w14:paraId="5BA7CD21">
            <w:pPr>
              <w:pStyle w:val="7"/>
              <w:spacing w:before="77" w:line="315" w:lineRule="exact"/>
              <w:ind w:left="251"/>
            </w:pPr>
            <w:r>
              <w:rPr>
                <w:position w:val="3"/>
              </w:rPr>
              <w:t>★</w:t>
            </w:r>
          </w:p>
        </w:tc>
        <w:tc>
          <w:tcPr>
            <w:tcW w:w="644" w:type="dxa"/>
            <w:vAlign w:val="top"/>
          </w:tcPr>
          <w:p w14:paraId="32B522A5">
            <w:pPr>
              <w:spacing w:line="365" w:lineRule="auto"/>
              <w:rPr>
                <w:rFonts w:ascii="Arial"/>
                <w:sz w:val="21"/>
              </w:rPr>
            </w:pPr>
          </w:p>
          <w:p w14:paraId="0E80166F">
            <w:pPr>
              <w:pStyle w:val="7"/>
              <w:spacing w:before="77" w:line="315" w:lineRule="exact"/>
              <w:ind w:left="252"/>
            </w:pPr>
            <w:r>
              <w:rPr>
                <w:position w:val="3"/>
              </w:rPr>
              <w:t>★</w:t>
            </w:r>
          </w:p>
        </w:tc>
      </w:tr>
      <w:tr w14:paraId="27C48D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1158" w:type="dxa"/>
            <w:vMerge w:val="restart"/>
            <w:tcBorders>
              <w:bottom w:val="nil"/>
            </w:tcBorders>
            <w:vAlign w:val="top"/>
          </w:tcPr>
          <w:p w14:paraId="2C4C9BC5">
            <w:pPr>
              <w:spacing w:line="334" w:lineRule="auto"/>
              <w:rPr>
                <w:rFonts w:ascii="Arial"/>
                <w:sz w:val="21"/>
              </w:rPr>
            </w:pPr>
          </w:p>
          <w:p w14:paraId="35CF8F68">
            <w:pPr>
              <w:pStyle w:val="7"/>
              <w:spacing w:before="77" w:line="181" w:lineRule="auto"/>
              <w:ind w:left="233"/>
            </w:pPr>
            <w:r>
              <w:rPr>
                <w:spacing w:val="-5"/>
              </w:rPr>
              <w:t>肾功三项</w:t>
            </w:r>
          </w:p>
        </w:tc>
        <w:tc>
          <w:tcPr>
            <w:tcW w:w="2320" w:type="dxa"/>
            <w:vAlign w:val="top"/>
          </w:tcPr>
          <w:p w14:paraId="0AA62A3A">
            <w:pPr>
              <w:pStyle w:val="7"/>
              <w:spacing w:before="89" w:line="183" w:lineRule="auto"/>
              <w:ind w:left="104"/>
            </w:pPr>
            <w:r>
              <w:rPr>
                <w:spacing w:val="-1"/>
              </w:rPr>
              <w:t>尿素</w:t>
            </w:r>
          </w:p>
        </w:tc>
        <w:tc>
          <w:tcPr>
            <w:tcW w:w="4252" w:type="dxa"/>
            <w:vMerge w:val="restart"/>
            <w:tcBorders>
              <w:bottom w:val="nil"/>
            </w:tcBorders>
            <w:vAlign w:val="top"/>
          </w:tcPr>
          <w:p w14:paraId="159A9B72">
            <w:pPr>
              <w:pStyle w:val="7"/>
              <w:spacing w:before="253" w:line="253" w:lineRule="auto"/>
              <w:ind w:left="107" w:right="53"/>
            </w:pPr>
            <w:r>
              <w:rPr>
                <w:spacing w:val="-3"/>
              </w:rPr>
              <w:t>用于肾功能评价，测定肾功能损害程度及估计预后；</w:t>
            </w:r>
            <w:r>
              <w:rPr>
                <w:spacing w:val="-1"/>
              </w:rPr>
              <w:t>血尿酸增高对高尿酸血症、痛风有诊断意义。</w:t>
            </w:r>
          </w:p>
        </w:tc>
        <w:tc>
          <w:tcPr>
            <w:tcW w:w="844" w:type="dxa"/>
            <w:vAlign w:val="top"/>
          </w:tcPr>
          <w:p w14:paraId="38276732">
            <w:pPr>
              <w:pStyle w:val="7"/>
              <w:spacing w:before="56" w:line="209" w:lineRule="auto"/>
              <w:ind w:left="353"/>
            </w:pPr>
            <w:r>
              <w:t>★</w:t>
            </w:r>
          </w:p>
        </w:tc>
        <w:tc>
          <w:tcPr>
            <w:tcW w:w="640" w:type="dxa"/>
            <w:vAlign w:val="top"/>
          </w:tcPr>
          <w:p w14:paraId="780A21BB">
            <w:pPr>
              <w:pStyle w:val="7"/>
              <w:spacing w:before="56" w:line="209" w:lineRule="auto"/>
              <w:ind w:left="251"/>
            </w:pPr>
            <w:r>
              <w:t>★</w:t>
            </w:r>
          </w:p>
        </w:tc>
        <w:tc>
          <w:tcPr>
            <w:tcW w:w="644" w:type="dxa"/>
            <w:vAlign w:val="top"/>
          </w:tcPr>
          <w:p w14:paraId="7A4EE812">
            <w:pPr>
              <w:pStyle w:val="7"/>
              <w:spacing w:before="56" w:line="209" w:lineRule="auto"/>
              <w:ind w:left="252"/>
            </w:pPr>
            <w:r>
              <w:t>★</w:t>
            </w:r>
          </w:p>
        </w:tc>
      </w:tr>
      <w:tr w14:paraId="5E95D3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2ACE956A">
            <w:pPr>
              <w:rPr>
                <w:rFonts w:ascii="Arial"/>
                <w:sz w:val="21"/>
              </w:rPr>
            </w:pPr>
          </w:p>
        </w:tc>
        <w:tc>
          <w:tcPr>
            <w:tcW w:w="2320" w:type="dxa"/>
            <w:vAlign w:val="top"/>
          </w:tcPr>
          <w:p w14:paraId="2C7AC537">
            <w:pPr>
              <w:pStyle w:val="7"/>
              <w:spacing w:before="92" w:line="167" w:lineRule="auto"/>
              <w:ind w:left="105"/>
            </w:pPr>
            <w:r>
              <w:rPr>
                <w:spacing w:val="-2"/>
              </w:rPr>
              <w:t>肌酐</w:t>
            </w:r>
          </w:p>
        </w:tc>
        <w:tc>
          <w:tcPr>
            <w:tcW w:w="4252" w:type="dxa"/>
            <w:vMerge w:val="continue"/>
            <w:tcBorders>
              <w:top w:val="nil"/>
              <w:bottom w:val="nil"/>
            </w:tcBorders>
            <w:vAlign w:val="top"/>
          </w:tcPr>
          <w:p w14:paraId="71B46669">
            <w:pPr>
              <w:rPr>
                <w:rFonts w:ascii="Arial"/>
                <w:sz w:val="21"/>
              </w:rPr>
            </w:pPr>
          </w:p>
        </w:tc>
        <w:tc>
          <w:tcPr>
            <w:tcW w:w="844" w:type="dxa"/>
            <w:vAlign w:val="top"/>
          </w:tcPr>
          <w:p w14:paraId="62CE20BB">
            <w:pPr>
              <w:pStyle w:val="7"/>
              <w:spacing w:before="47" w:line="202" w:lineRule="auto"/>
              <w:ind w:left="353"/>
            </w:pPr>
            <w:r>
              <w:t>★</w:t>
            </w:r>
          </w:p>
        </w:tc>
        <w:tc>
          <w:tcPr>
            <w:tcW w:w="640" w:type="dxa"/>
            <w:vAlign w:val="top"/>
          </w:tcPr>
          <w:p w14:paraId="3C3DFF41">
            <w:pPr>
              <w:pStyle w:val="7"/>
              <w:spacing w:before="47" w:line="202" w:lineRule="auto"/>
              <w:ind w:left="251"/>
            </w:pPr>
            <w:r>
              <w:t>★</w:t>
            </w:r>
          </w:p>
        </w:tc>
        <w:tc>
          <w:tcPr>
            <w:tcW w:w="644" w:type="dxa"/>
            <w:vAlign w:val="top"/>
          </w:tcPr>
          <w:p w14:paraId="14331A9D">
            <w:pPr>
              <w:pStyle w:val="7"/>
              <w:spacing w:before="47" w:line="202" w:lineRule="auto"/>
              <w:ind w:left="252"/>
            </w:pPr>
            <w:r>
              <w:t>★</w:t>
            </w:r>
          </w:p>
        </w:tc>
      </w:tr>
      <w:tr w14:paraId="5D79FA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158" w:type="dxa"/>
            <w:vMerge w:val="continue"/>
            <w:tcBorders>
              <w:top w:val="nil"/>
            </w:tcBorders>
            <w:vAlign w:val="top"/>
          </w:tcPr>
          <w:p w14:paraId="3219E9FE">
            <w:pPr>
              <w:rPr>
                <w:rFonts w:ascii="Arial"/>
                <w:sz w:val="21"/>
              </w:rPr>
            </w:pPr>
          </w:p>
        </w:tc>
        <w:tc>
          <w:tcPr>
            <w:tcW w:w="2320" w:type="dxa"/>
            <w:vAlign w:val="top"/>
          </w:tcPr>
          <w:p w14:paraId="3FFC084F">
            <w:pPr>
              <w:pStyle w:val="7"/>
              <w:spacing w:before="80" w:line="178" w:lineRule="auto"/>
              <w:ind w:left="104"/>
            </w:pPr>
            <w:r>
              <w:rPr>
                <w:spacing w:val="-1"/>
              </w:rPr>
              <w:t>尿酸</w:t>
            </w:r>
          </w:p>
        </w:tc>
        <w:tc>
          <w:tcPr>
            <w:tcW w:w="4252" w:type="dxa"/>
            <w:vMerge w:val="continue"/>
            <w:tcBorders>
              <w:top w:val="nil"/>
            </w:tcBorders>
            <w:vAlign w:val="top"/>
          </w:tcPr>
          <w:p w14:paraId="25E76CC3">
            <w:pPr>
              <w:rPr>
                <w:rFonts w:ascii="Arial"/>
                <w:sz w:val="21"/>
              </w:rPr>
            </w:pPr>
          </w:p>
        </w:tc>
        <w:tc>
          <w:tcPr>
            <w:tcW w:w="844" w:type="dxa"/>
            <w:vAlign w:val="top"/>
          </w:tcPr>
          <w:p w14:paraId="20E8859E">
            <w:pPr>
              <w:pStyle w:val="7"/>
              <w:spacing w:before="46" w:line="205" w:lineRule="auto"/>
              <w:ind w:left="353"/>
            </w:pPr>
            <w:r>
              <w:t>★</w:t>
            </w:r>
          </w:p>
        </w:tc>
        <w:tc>
          <w:tcPr>
            <w:tcW w:w="640" w:type="dxa"/>
            <w:vAlign w:val="top"/>
          </w:tcPr>
          <w:p w14:paraId="73A8EA6E">
            <w:pPr>
              <w:pStyle w:val="7"/>
              <w:spacing w:before="46" w:line="205" w:lineRule="auto"/>
              <w:ind w:left="251"/>
            </w:pPr>
            <w:r>
              <w:t>★</w:t>
            </w:r>
          </w:p>
        </w:tc>
        <w:tc>
          <w:tcPr>
            <w:tcW w:w="644" w:type="dxa"/>
            <w:vAlign w:val="top"/>
          </w:tcPr>
          <w:p w14:paraId="2D072B3C">
            <w:pPr>
              <w:pStyle w:val="7"/>
              <w:spacing w:before="46" w:line="205" w:lineRule="auto"/>
              <w:ind w:left="252"/>
            </w:pPr>
            <w:r>
              <w:t>★</w:t>
            </w:r>
          </w:p>
        </w:tc>
      </w:tr>
    </w:tbl>
    <w:p w14:paraId="4730ED2C">
      <w:pPr>
        <w:rPr>
          <w:rFonts w:ascii="Arial"/>
          <w:sz w:val="21"/>
        </w:rPr>
      </w:pPr>
    </w:p>
    <w:p w14:paraId="4F008E98">
      <w:pPr>
        <w:rPr>
          <w:rFonts w:ascii="Arial" w:hAnsi="Arial" w:eastAsia="Arial" w:cs="Arial"/>
          <w:sz w:val="21"/>
          <w:szCs w:val="21"/>
        </w:rPr>
        <w:sectPr>
          <w:footerReference r:id="rId26" w:type="default"/>
          <w:pgSz w:w="11906" w:h="16839"/>
          <w:pgMar w:top="400" w:right="1021" w:bottom="1170" w:left="1021" w:header="0" w:footer="956" w:gutter="0"/>
          <w:cols w:space="720" w:num="1"/>
        </w:sectPr>
      </w:pPr>
    </w:p>
    <w:p w14:paraId="6F4CD953">
      <w:pPr>
        <w:spacing w:before="3"/>
      </w:pPr>
    </w:p>
    <w:p w14:paraId="7EE5CEF0">
      <w:pPr>
        <w:spacing w:before="3"/>
      </w:pPr>
    </w:p>
    <w:p w14:paraId="7B187BCF">
      <w:pPr>
        <w:spacing w:before="3"/>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58"/>
        <w:gridCol w:w="2320"/>
        <w:gridCol w:w="4252"/>
        <w:gridCol w:w="844"/>
        <w:gridCol w:w="640"/>
        <w:gridCol w:w="644"/>
      </w:tblGrid>
      <w:tr w14:paraId="12A994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1158" w:type="dxa"/>
            <w:vMerge w:val="restart"/>
            <w:tcBorders>
              <w:bottom w:val="nil"/>
            </w:tcBorders>
            <w:vAlign w:val="top"/>
          </w:tcPr>
          <w:p w14:paraId="3D1E58FA">
            <w:pPr>
              <w:spacing w:line="254" w:lineRule="auto"/>
              <w:rPr>
                <w:rFonts w:ascii="Arial"/>
                <w:sz w:val="21"/>
              </w:rPr>
            </w:pPr>
          </w:p>
          <w:p w14:paraId="2FB2BF39">
            <w:pPr>
              <w:spacing w:line="254" w:lineRule="auto"/>
              <w:rPr>
                <w:rFonts w:ascii="Arial"/>
                <w:sz w:val="21"/>
              </w:rPr>
            </w:pPr>
          </w:p>
          <w:p w14:paraId="76F39845">
            <w:pPr>
              <w:spacing w:line="254" w:lineRule="auto"/>
              <w:rPr>
                <w:rFonts w:ascii="Arial"/>
                <w:sz w:val="21"/>
              </w:rPr>
            </w:pPr>
          </w:p>
          <w:p w14:paraId="582C204D">
            <w:pPr>
              <w:spacing w:line="254" w:lineRule="auto"/>
              <w:rPr>
                <w:rFonts w:ascii="Arial"/>
                <w:sz w:val="21"/>
              </w:rPr>
            </w:pPr>
          </w:p>
          <w:p w14:paraId="13582C4D">
            <w:pPr>
              <w:spacing w:line="254" w:lineRule="auto"/>
              <w:rPr>
                <w:rFonts w:ascii="Arial"/>
                <w:sz w:val="21"/>
              </w:rPr>
            </w:pPr>
          </w:p>
          <w:p w14:paraId="237A7BEE">
            <w:pPr>
              <w:spacing w:line="254" w:lineRule="auto"/>
              <w:rPr>
                <w:rFonts w:ascii="Arial"/>
                <w:sz w:val="21"/>
              </w:rPr>
            </w:pPr>
          </w:p>
          <w:p w14:paraId="4E6EF7B7">
            <w:pPr>
              <w:spacing w:line="255" w:lineRule="auto"/>
              <w:rPr>
                <w:rFonts w:ascii="Arial"/>
                <w:sz w:val="21"/>
              </w:rPr>
            </w:pPr>
          </w:p>
          <w:p w14:paraId="681C0BEB">
            <w:pPr>
              <w:pStyle w:val="7"/>
              <w:spacing w:before="77" w:line="181" w:lineRule="auto"/>
              <w:ind w:left="127"/>
            </w:pPr>
            <w:r>
              <w:rPr>
                <w:spacing w:val="-1"/>
              </w:rPr>
              <w:t>肝功十一项</w:t>
            </w:r>
          </w:p>
        </w:tc>
        <w:tc>
          <w:tcPr>
            <w:tcW w:w="2320" w:type="dxa"/>
            <w:vAlign w:val="top"/>
          </w:tcPr>
          <w:p w14:paraId="2B16EAED">
            <w:pPr>
              <w:pStyle w:val="7"/>
              <w:spacing w:before="254" w:line="183" w:lineRule="auto"/>
              <w:ind w:left="107"/>
            </w:pPr>
            <w:r>
              <w:rPr>
                <w:spacing w:val="-1"/>
              </w:rPr>
              <w:t>丙氨酸氨基转移酶</w:t>
            </w:r>
          </w:p>
        </w:tc>
        <w:tc>
          <w:tcPr>
            <w:tcW w:w="4252" w:type="dxa"/>
            <w:vMerge w:val="restart"/>
            <w:tcBorders>
              <w:bottom w:val="nil"/>
            </w:tcBorders>
            <w:vAlign w:val="top"/>
          </w:tcPr>
          <w:p w14:paraId="796EE58D">
            <w:pPr>
              <w:spacing w:line="270" w:lineRule="auto"/>
              <w:rPr>
                <w:rFonts w:ascii="Arial"/>
                <w:sz w:val="21"/>
              </w:rPr>
            </w:pPr>
          </w:p>
          <w:p w14:paraId="7A69FC32">
            <w:pPr>
              <w:spacing w:line="270" w:lineRule="auto"/>
              <w:rPr>
                <w:rFonts w:ascii="Arial"/>
                <w:sz w:val="21"/>
              </w:rPr>
            </w:pPr>
          </w:p>
          <w:p w14:paraId="415BA6A3">
            <w:pPr>
              <w:spacing w:line="270" w:lineRule="auto"/>
              <w:rPr>
                <w:rFonts w:ascii="Arial"/>
                <w:sz w:val="21"/>
              </w:rPr>
            </w:pPr>
          </w:p>
          <w:p w14:paraId="5B131CE0">
            <w:pPr>
              <w:spacing w:line="270" w:lineRule="auto"/>
              <w:rPr>
                <w:rFonts w:ascii="Arial"/>
                <w:sz w:val="21"/>
              </w:rPr>
            </w:pPr>
          </w:p>
          <w:p w14:paraId="53A63887">
            <w:pPr>
              <w:spacing w:line="270" w:lineRule="auto"/>
              <w:rPr>
                <w:rFonts w:ascii="Arial"/>
                <w:sz w:val="21"/>
              </w:rPr>
            </w:pPr>
          </w:p>
          <w:p w14:paraId="07060701">
            <w:pPr>
              <w:spacing w:line="271" w:lineRule="auto"/>
              <w:rPr>
                <w:rFonts w:ascii="Arial"/>
                <w:sz w:val="21"/>
              </w:rPr>
            </w:pPr>
          </w:p>
          <w:p w14:paraId="4C47BE91">
            <w:pPr>
              <w:pStyle w:val="7"/>
              <w:spacing w:before="77" w:line="253" w:lineRule="auto"/>
              <w:ind w:left="105" w:right="183"/>
            </w:pPr>
            <w:r>
              <w:rPr>
                <w:spacing w:val="-2"/>
              </w:rPr>
              <w:t>初步了解肝脏功能状况</w:t>
            </w:r>
            <w:r>
              <w:rPr>
                <w:spacing w:val="-13"/>
              </w:rPr>
              <w:t xml:space="preserve"> </w:t>
            </w:r>
            <w:r>
              <w:rPr>
                <w:spacing w:val="-2"/>
              </w:rPr>
              <w:t>，是否有肝功能减退、异常等。</w:t>
            </w:r>
          </w:p>
        </w:tc>
        <w:tc>
          <w:tcPr>
            <w:tcW w:w="844" w:type="dxa"/>
            <w:vAlign w:val="top"/>
          </w:tcPr>
          <w:p w14:paraId="6F469BC9">
            <w:pPr>
              <w:pStyle w:val="7"/>
              <w:spacing w:before="221" w:line="315" w:lineRule="exact"/>
              <w:ind w:left="353"/>
            </w:pPr>
            <w:r>
              <w:rPr>
                <w:position w:val="3"/>
              </w:rPr>
              <w:t>★</w:t>
            </w:r>
          </w:p>
        </w:tc>
        <w:tc>
          <w:tcPr>
            <w:tcW w:w="640" w:type="dxa"/>
            <w:vAlign w:val="top"/>
          </w:tcPr>
          <w:p w14:paraId="1EA28972">
            <w:pPr>
              <w:pStyle w:val="7"/>
              <w:spacing w:before="221" w:line="315" w:lineRule="exact"/>
              <w:ind w:left="251"/>
            </w:pPr>
            <w:r>
              <w:rPr>
                <w:position w:val="3"/>
              </w:rPr>
              <w:t>★</w:t>
            </w:r>
          </w:p>
        </w:tc>
        <w:tc>
          <w:tcPr>
            <w:tcW w:w="644" w:type="dxa"/>
            <w:vAlign w:val="top"/>
          </w:tcPr>
          <w:p w14:paraId="4E4562BE">
            <w:pPr>
              <w:pStyle w:val="7"/>
              <w:spacing w:before="221" w:line="315" w:lineRule="exact"/>
              <w:ind w:left="252"/>
            </w:pPr>
            <w:r>
              <w:rPr>
                <w:position w:val="3"/>
              </w:rPr>
              <w:t>★</w:t>
            </w:r>
          </w:p>
        </w:tc>
      </w:tr>
      <w:tr w14:paraId="3A5417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42048642">
            <w:pPr>
              <w:rPr>
                <w:rFonts w:ascii="Arial"/>
                <w:sz w:val="21"/>
              </w:rPr>
            </w:pPr>
          </w:p>
        </w:tc>
        <w:tc>
          <w:tcPr>
            <w:tcW w:w="2320" w:type="dxa"/>
            <w:vAlign w:val="top"/>
          </w:tcPr>
          <w:p w14:paraId="266DB3F3">
            <w:pPr>
              <w:pStyle w:val="7"/>
              <w:spacing w:before="75" w:line="180" w:lineRule="auto"/>
              <w:ind w:left="105"/>
            </w:pPr>
            <w:r>
              <w:rPr>
                <w:spacing w:val="-1"/>
              </w:rPr>
              <w:t>天门冬氨酸氨基转移酶</w:t>
            </w:r>
          </w:p>
        </w:tc>
        <w:tc>
          <w:tcPr>
            <w:tcW w:w="4252" w:type="dxa"/>
            <w:vMerge w:val="continue"/>
            <w:tcBorders>
              <w:top w:val="nil"/>
              <w:bottom w:val="nil"/>
            </w:tcBorders>
            <w:vAlign w:val="top"/>
          </w:tcPr>
          <w:p w14:paraId="6D58E9CC">
            <w:pPr>
              <w:rPr>
                <w:rFonts w:ascii="Arial"/>
                <w:sz w:val="21"/>
              </w:rPr>
            </w:pPr>
          </w:p>
        </w:tc>
        <w:tc>
          <w:tcPr>
            <w:tcW w:w="844" w:type="dxa"/>
            <w:vAlign w:val="top"/>
          </w:tcPr>
          <w:p w14:paraId="405257F0">
            <w:pPr>
              <w:pStyle w:val="7"/>
              <w:spacing w:before="41" w:line="206" w:lineRule="auto"/>
              <w:ind w:left="353"/>
            </w:pPr>
            <w:r>
              <w:t>★</w:t>
            </w:r>
          </w:p>
        </w:tc>
        <w:tc>
          <w:tcPr>
            <w:tcW w:w="640" w:type="dxa"/>
            <w:vAlign w:val="top"/>
          </w:tcPr>
          <w:p w14:paraId="2230F9CF">
            <w:pPr>
              <w:pStyle w:val="7"/>
              <w:spacing w:before="41" w:line="206" w:lineRule="auto"/>
              <w:ind w:left="251"/>
            </w:pPr>
            <w:r>
              <w:t>★</w:t>
            </w:r>
          </w:p>
        </w:tc>
        <w:tc>
          <w:tcPr>
            <w:tcW w:w="644" w:type="dxa"/>
            <w:vAlign w:val="top"/>
          </w:tcPr>
          <w:p w14:paraId="5CE64856">
            <w:pPr>
              <w:pStyle w:val="7"/>
              <w:spacing w:before="41" w:line="206" w:lineRule="auto"/>
              <w:ind w:left="252"/>
            </w:pPr>
            <w:r>
              <w:t>★</w:t>
            </w:r>
          </w:p>
        </w:tc>
      </w:tr>
      <w:tr w14:paraId="079096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1FCB2C4A">
            <w:pPr>
              <w:rPr>
                <w:rFonts w:ascii="Arial"/>
                <w:sz w:val="21"/>
              </w:rPr>
            </w:pPr>
          </w:p>
        </w:tc>
        <w:tc>
          <w:tcPr>
            <w:tcW w:w="2320" w:type="dxa"/>
            <w:vAlign w:val="top"/>
          </w:tcPr>
          <w:p w14:paraId="6B7101F4">
            <w:pPr>
              <w:pStyle w:val="7"/>
              <w:spacing w:before="76" w:line="179" w:lineRule="auto"/>
              <w:ind w:left="102"/>
            </w:pPr>
            <w:r>
              <w:t>γ-谷氨酰转移酶</w:t>
            </w:r>
          </w:p>
        </w:tc>
        <w:tc>
          <w:tcPr>
            <w:tcW w:w="4252" w:type="dxa"/>
            <w:vMerge w:val="continue"/>
            <w:tcBorders>
              <w:top w:val="nil"/>
              <w:bottom w:val="nil"/>
            </w:tcBorders>
            <w:vAlign w:val="top"/>
          </w:tcPr>
          <w:p w14:paraId="4497DB3F">
            <w:pPr>
              <w:rPr>
                <w:rFonts w:ascii="Arial"/>
                <w:sz w:val="21"/>
              </w:rPr>
            </w:pPr>
          </w:p>
        </w:tc>
        <w:tc>
          <w:tcPr>
            <w:tcW w:w="844" w:type="dxa"/>
            <w:vAlign w:val="top"/>
          </w:tcPr>
          <w:p w14:paraId="324BAE92">
            <w:pPr>
              <w:pStyle w:val="7"/>
              <w:spacing w:before="43" w:line="205" w:lineRule="auto"/>
              <w:ind w:left="353"/>
            </w:pPr>
            <w:r>
              <w:t>★</w:t>
            </w:r>
          </w:p>
        </w:tc>
        <w:tc>
          <w:tcPr>
            <w:tcW w:w="640" w:type="dxa"/>
            <w:vAlign w:val="top"/>
          </w:tcPr>
          <w:p w14:paraId="6C7D418A">
            <w:pPr>
              <w:pStyle w:val="7"/>
              <w:spacing w:before="43" w:line="205" w:lineRule="auto"/>
              <w:ind w:left="251"/>
            </w:pPr>
            <w:r>
              <w:t>★</w:t>
            </w:r>
          </w:p>
        </w:tc>
        <w:tc>
          <w:tcPr>
            <w:tcW w:w="644" w:type="dxa"/>
            <w:vAlign w:val="top"/>
          </w:tcPr>
          <w:p w14:paraId="5A556199">
            <w:pPr>
              <w:pStyle w:val="7"/>
              <w:spacing w:before="43" w:line="205" w:lineRule="auto"/>
              <w:ind w:left="252"/>
            </w:pPr>
            <w:r>
              <w:t>★</w:t>
            </w:r>
          </w:p>
        </w:tc>
      </w:tr>
      <w:tr w14:paraId="707AB2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63A600F6">
            <w:pPr>
              <w:rPr>
                <w:rFonts w:ascii="Arial"/>
                <w:sz w:val="21"/>
              </w:rPr>
            </w:pPr>
          </w:p>
        </w:tc>
        <w:tc>
          <w:tcPr>
            <w:tcW w:w="2320" w:type="dxa"/>
            <w:vAlign w:val="top"/>
          </w:tcPr>
          <w:p w14:paraId="41E31280">
            <w:pPr>
              <w:pStyle w:val="7"/>
              <w:spacing w:before="76" w:line="179" w:lineRule="auto"/>
              <w:ind w:left="104"/>
            </w:pPr>
            <w:r>
              <w:rPr>
                <w:spacing w:val="-1"/>
              </w:rPr>
              <w:t>碱性磷酸酶</w:t>
            </w:r>
          </w:p>
        </w:tc>
        <w:tc>
          <w:tcPr>
            <w:tcW w:w="4252" w:type="dxa"/>
            <w:vMerge w:val="continue"/>
            <w:tcBorders>
              <w:top w:val="nil"/>
              <w:bottom w:val="nil"/>
            </w:tcBorders>
            <w:vAlign w:val="top"/>
          </w:tcPr>
          <w:p w14:paraId="7C57E571">
            <w:pPr>
              <w:rPr>
                <w:rFonts w:ascii="Arial"/>
                <w:sz w:val="21"/>
              </w:rPr>
            </w:pPr>
          </w:p>
        </w:tc>
        <w:tc>
          <w:tcPr>
            <w:tcW w:w="844" w:type="dxa"/>
            <w:vAlign w:val="top"/>
          </w:tcPr>
          <w:p w14:paraId="7C9C5F87">
            <w:pPr>
              <w:pStyle w:val="7"/>
              <w:spacing w:before="43" w:line="205" w:lineRule="auto"/>
              <w:ind w:left="353"/>
            </w:pPr>
            <w:r>
              <w:t>★</w:t>
            </w:r>
          </w:p>
        </w:tc>
        <w:tc>
          <w:tcPr>
            <w:tcW w:w="640" w:type="dxa"/>
            <w:vAlign w:val="top"/>
          </w:tcPr>
          <w:p w14:paraId="28818CB6">
            <w:pPr>
              <w:pStyle w:val="7"/>
              <w:spacing w:before="43" w:line="205" w:lineRule="auto"/>
              <w:ind w:left="251"/>
            </w:pPr>
            <w:r>
              <w:t>★</w:t>
            </w:r>
          </w:p>
        </w:tc>
        <w:tc>
          <w:tcPr>
            <w:tcW w:w="644" w:type="dxa"/>
            <w:vAlign w:val="top"/>
          </w:tcPr>
          <w:p w14:paraId="5C69B637">
            <w:pPr>
              <w:pStyle w:val="7"/>
              <w:spacing w:before="43" w:line="205" w:lineRule="auto"/>
              <w:ind w:left="252"/>
            </w:pPr>
            <w:r>
              <w:t>★</w:t>
            </w:r>
          </w:p>
        </w:tc>
      </w:tr>
      <w:tr w14:paraId="633B8A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2D0D2F4F">
            <w:pPr>
              <w:rPr>
                <w:rFonts w:ascii="Arial"/>
                <w:sz w:val="21"/>
              </w:rPr>
            </w:pPr>
          </w:p>
        </w:tc>
        <w:tc>
          <w:tcPr>
            <w:tcW w:w="2320" w:type="dxa"/>
            <w:vAlign w:val="top"/>
          </w:tcPr>
          <w:p w14:paraId="79F4ADB3">
            <w:pPr>
              <w:pStyle w:val="7"/>
              <w:spacing w:before="76" w:line="179" w:lineRule="auto"/>
              <w:ind w:left="105"/>
            </w:pPr>
            <w:r>
              <w:rPr>
                <w:spacing w:val="-1"/>
              </w:rPr>
              <w:t>总胆红素</w:t>
            </w:r>
          </w:p>
        </w:tc>
        <w:tc>
          <w:tcPr>
            <w:tcW w:w="4252" w:type="dxa"/>
            <w:vMerge w:val="continue"/>
            <w:tcBorders>
              <w:top w:val="nil"/>
              <w:bottom w:val="nil"/>
            </w:tcBorders>
            <w:vAlign w:val="top"/>
          </w:tcPr>
          <w:p w14:paraId="31D52CE4">
            <w:pPr>
              <w:rPr>
                <w:rFonts w:ascii="Arial"/>
                <w:sz w:val="21"/>
              </w:rPr>
            </w:pPr>
          </w:p>
        </w:tc>
        <w:tc>
          <w:tcPr>
            <w:tcW w:w="844" w:type="dxa"/>
            <w:vAlign w:val="top"/>
          </w:tcPr>
          <w:p w14:paraId="66AFA587">
            <w:pPr>
              <w:pStyle w:val="7"/>
              <w:spacing w:before="43" w:line="205" w:lineRule="auto"/>
              <w:ind w:left="353"/>
            </w:pPr>
            <w:r>
              <w:t>★</w:t>
            </w:r>
          </w:p>
        </w:tc>
        <w:tc>
          <w:tcPr>
            <w:tcW w:w="640" w:type="dxa"/>
            <w:vAlign w:val="top"/>
          </w:tcPr>
          <w:p w14:paraId="2C04EDB1">
            <w:pPr>
              <w:pStyle w:val="7"/>
              <w:spacing w:before="43" w:line="205" w:lineRule="auto"/>
              <w:ind w:left="251"/>
            </w:pPr>
            <w:r>
              <w:t>★</w:t>
            </w:r>
          </w:p>
        </w:tc>
        <w:tc>
          <w:tcPr>
            <w:tcW w:w="644" w:type="dxa"/>
            <w:vAlign w:val="top"/>
          </w:tcPr>
          <w:p w14:paraId="3007C8C8">
            <w:pPr>
              <w:pStyle w:val="7"/>
              <w:spacing w:before="43" w:line="205" w:lineRule="auto"/>
              <w:ind w:left="252"/>
            </w:pPr>
            <w:r>
              <w:t>★</w:t>
            </w:r>
          </w:p>
        </w:tc>
      </w:tr>
      <w:tr w14:paraId="669666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50F1AAB9">
            <w:pPr>
              <w:rPr>
                <w:rFonts w:ascii="Arial"/>
                <w:sz w:val="21"/>
              </w:rPr>
            </w:pPr>
          </w:p>
        </w:tc>
        <w:tc>
          <w:tcPr>
            <w:tcW w:w="2320" w:type="dxa"/>
            <w:vAlign w:val="top"/>
          </w:tcPr>
          <w:p w14:paraId="5EFDDEC9">
            <w:pPr>
              <w:pStyle w:val="7"/>
              <w:spacing w:before="76" w:line="179" w:lineRule="auto"/>
              <w:ind w:left="106"/>
            </w:pPr>
            <w:r>
              <w:rPr>
                <w:spacing w:val="-1"/>
              </w:rPr>
              <w:t>直接胆红素</w:t>
            </w:r>
          </w:p>
        </w:tc>
        <w:tc>
          <w:tcPr>
            <w:tcW w:w="4252" w:type="dxa"/>
            <w:vMerge w:val="continue"/>
            <w:tcBorders>
              <w:top w:val="nil"/>
              <w:bottom w:val="nil"/>
            </w:tcBorders>
            <w:vAlign w:val="top"/>
          </w:tcPr>
          <w:p w14:paraId="310336B3">
            <w:pPr>
              <w:rPr>
                <w:rFonts w:ascii="Arial"/>
                <w:sz w:val="21"/>
              </w:rPr>
            </w:pPr>
          </w:p>
        </w:tc>
        <w:tc>
          <w:tcPr>
            <w:tcW w:w="844" w:type="dxa"/>
            <w:vAlign w:val="top"/>
          </w:tcPr>
          <w:p w14:paraId="4456C054">
            <w:pPr>
              <w:pStyle w:val="7"/>
              <w:spacing w:before="41" w:line="206" w:lineRule="auto"/>
              <w:ind w:left="353"/>
            </w:pPr>
            <w:r>
              <w:t>★</w:t>
            </w:r>
          </w:p>
        </w:tc>
        <w:tc>
          <w:tcPr>
            <w:tcW w:w="640" w:type="dxa"/>
            <w:vAlign w:val="top"/>
          </w:tcPr>
          <w:p w14:paraId="4B539789">
            <w:pPr>
              <w:pStyle w:val="7"/>
              <w:spacing w:before="41" w:line="206" w:lineRule="auto"/>
              <w:ind w:left="251"/>
            </w:pPr>
            <w:r>
              <w:t>★</w:t>
            </w:r>
          </w:p>
        </w:tc>
        <w:tc>
          <w:tcPr>
            <w:tcW w:w="644" w:type="dxa"/>
            <w:vAlign w:val="top"/>
          </w:tcPr>
          <w:p w14:paraId="239BB49B">
            <w:pPr>
              <w:pStyle w:val="7"/>
              <w:spacing w:before="41" w:line="206" w:lineRule="auto"/>
              <w:ind w:left="252"/>
            </w:pPr>
            <w:r>
              <w:t>★</w:t>
            </w:r>
          </w:p>
        </w:tc>
      </w:tr>
      <w:tr w14:paraId="2ECEFB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13C84D94">
            <w:pPr>
              <w:rPr>
                <w:rFonts w:ascii="Arial"/>
                <w:sz w:val="21"/>
              </w:rPr>
            </w:pPr>
          </w:p>
        </w:tc>
        <w:tc>
          <w:tcPr>
            <w:tcW w:w="2320" w:type="dxa"/>
            <w:vAlign w:val="top"/>
          </w:tcPr>
          <w:p w14:paraId="083F5157">
            <w:pPr>
              <w:pStyle w:val="7"/>
              <w:spacing w:before="75" w:line="180" w:lineRule="auto"/>
              <w:ind w:left="114"/>
            </w:pPr>
            <w:r>
              <w:rPr>
                <w:spacing w:val="-3"/>
              </w:rPr>
              <w:t>间接胆红素</w:t>
            </w:r>
          </w:p>
        </w:tc>
        <w:tc>
          <w:tcPr>
            <w:tcW w:w="4252" w:type="dxa"/>
            <w:vMerge w:val="continue"/>
            <w:tcBorders>
              <w:top w:val="nil"/>
              <w:bottom w:val="nil"/>
            </w:tcBorders>
            <w:vAlign w:val="top"/>
          </w:tcPr>
          <w:p w14:paraId="55AC34B6">
            <w:pPr>
              <w:rPr>
                <w:rFonts w:ascii="Arial"/>
                <w:sz w:val="21"/>
              </w:rPr>
            </w:pPr>
          </w:p>
        </w:tc>
        <w:tc>
          <w:tcPr>
            <w:tcW w:w="844" w:type="dxa"/>
            <w:vAlign w:val="top"/>
          </w:tcPr>
          <w:p w14:paraId="7BA7BEF6">
            <w:pPr>
              <w:pStyle w:val="7"/>
              <w:spacing w:before="41" w:line="206" w:lineRule="auto"/>
              <w:ind w:left="353"/>
            </w:pPr>
            <w:r>
              <w:t>★</w:t>
            </w:r>
          </w:p>
        </w:tc>
        <w:tc>
          <w:tcPr>
            <w:tcW w:w="640" w:type="dxa"/>
            <w:vAlign w:val="top"/>
          </w:tcPr>
          <w:p w14:paraId="0F086EA5">
            <w:pPr>
              <w:pStyle w:val="7"/>
              <w:spacing w:before="41" w:line="206" w:lineRule="auto"/>
              <w:ind w:left="251"/>
            </w:pPr>
            <w:r>
              <w:t>★</w:t>
            </w:r>
          </w:p>
        </w:tc>
        <w:tc>
          <w:tcPr>
            <w:tcW w:w="644" w:type="dxa"/>
            <w:vAlign w:val="top"/>
          </w:tcPr>
          <w:p w14:paraId="6FB40360">
            <w:pPr>
              <w:pStyle w:val="7"/>
              <w:spacing w:before="41" w:line="206" w:lineRule="auto"/>
              <w:ind w:left="252"/>
            </w:pPr>
            <w:r>
              <w:t>★</w:t>
            </w:r>
          </w:p>
        </w:tc>
      </w:tr>
      <w:tr w14:paraId="5D05D6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746DF2D0">
            <w:pPr>
              <w:rPr>
                <w:rFonts w:ascii="Arial"/>
                <w:sz w:val="21"/>
              </w:rPr>
            </w:pPr>
          </w:p>
        </w:tc>
        <w:tc>
          <w:tcPr>
            <w:tcW w:w="2320" w:type="dxa"/>
            <w:vAlign w:val="top"/>
          </w:tcPr>
          <w:p w14:paraId="39A4F6DE">
            <w:pPr>
              <w:pStyle w:val="7"/>
              <w:spacing w:before="74" w:line="181" w:lineRule="auto"/>
              <w:ind w:left="105"/>
            </w:pPr>
            <w:r>
              <w:rPr>
                <w:spacing w:val="-1"/>
              </w:rPr>
              <w:t>总蛋白</w:t>
            </w:r>
          </w:p>
        </w:tc>
        <w:tc>
          <w:tcPr>
            <w:tcW w:w="4252" w:type="dxa"/>
            <w:vMerge w:val="continue"/>
            <w:tcBorders>
              <w:top w:val="nil"/>
              <w:bottom w:val="nil"/>
            </w:tcBorders>
            <w:vAlign w:val="top"/>
          </w:tcPr>
          <w:p w14:paraId="4BB95873">
            <w:pPr>
              <w:rPr>
                <w:rFonts w:ascii="Arial"/>
                <w:sz w:val="21"/>
              </w:rPr>
            </w:pPr>
          </w:p>
        </w:tc>
        <w:tc>
          <w:tcPr>
            <w:tcW w:w="844" w:type="dxa"/>
            <w:vAlign w:val="top"/>
          </w:tcPr>
          <w:p w14:paraId="28241DCF">
            <w:pPr>
              <w:pStyle w:val="7"/>
              <w:spacing w:before="41" w:line="206" w:lineRule="auto"/>
              <w:ind w:left="353"/>
            </w:pPr>
            <w:r>
              <w:t>★</w:t>
            </w:r>
          </w:p>
        </w:tc>
        <w:tc>
          <w:tcPr>
            <w:tcW w:w="640" w:type="dxa"/>
            <w:vAlign w:val="top"/>
          </w:tcPr>
          <w:p w14:paraId="11007242">
            <w:pPr>
              <w:pStyle w:val="7"/>
              <w:spacing w:before="41" w:line="206" w:lineRule="auto"/>
              <w:ind w:left="251"/>
            </w:pPr>
            <w:r>
              <w:t>★</w:t>
            </w:r>
          </w:p>
        </w:tc>
        <w:tc>
          <w:tcPr>
            <w:tcW w:w="644" w:type="dxa"/>
            <w:vAlign w:val="top"/>
          </w:tcPr>
          <w:p w14:paraId="6D52C826">
            <w:pPr>
              <w:pStyle w:val="7"/>
              <w:spacing w:before="41" w:line="206" w:lineRule="auto"/>
              <w:ind w:left="252"/>
            </w:pPr>
            <w:r>
              <w:t>★</w:t>
            </w:r>
          </w:p>
        </w:tc>
      </w:tr>
      <w:tr w14:paraId="557C52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221AD318">
            <w:pPr>
              <w:rPr>
                <w:rFonts w:ascii="Arial"/>
                <w:sz w:val="21"/>
              </w:rPr>
            </w:pPr>
          </w:p>
        </w:tc>
        <w:tc>
          <w:tcPr>
            <w:tcW w:w="2320" w:type="dxa"/>
            <w:vAlign w:val="top"/>
          </w:tcPr>
          <w:p w14:paraId="34F01A34">
            <w:pPr>
              <w:pStyle w:val="7"/>
              <w:spacing w:before="76" w:line="179" w:lineRule="auto"/>
              <w:ind w:left="120"/>
            </w:pPr>
            <w:r>
              <w:rPr>
                <w:spacing w:val="-7"/>
              </w:rPr>
              <w:t>白蛋白</w:t>
            </w:r>
          </w:p>
        </w:tc>
        <w:tc>
          <w:tcPr>
            <w:tcW w:w="4252" w:type="dxa"/>
            <w:vMerge w:val="continue"/>
            <w:tcBorders>
              <w:top w:val="nil"/>
              <w:bottom w:val="nil"/>
            </w:tcBorders>
            <w:vAlign w:val="top"/>
          </w:tcPr>
          <w:p w14:paraId="089F1B41">
            <w:pPr>
              <w:rPr>
                <w:rFonts w:ascii="Arial"/>
                <w:sz w:val="21"/>
              </w:rPr>
            </w:pPr>
          </w:p>
        </w:tc>
        <w:tc>
          <w:tcPr>
            <w:tcW w:w="844" w:type="dxa"/>
            <w:vAlign w:val="top"/>
          </w:tcPr>
          <w:p w14:paraId="71AEA420">
            <w:pPr>
              <w:pStyle w:val="7"/>
              <w:spacing w:before="43" w:line="205" w:lineRule="auto"/>
              <w:ind w:left="353"/>
            </w:pPr>
            <w:r>
              <w:t>★</w:t>
            </w:r>
          </w:p>
        </w:tc>
        <w:tc>
          <w:tcPr>
            <w:tcW w:w="640" w:type="dxa"/>
            <w:vAlign w:val="top"/>
          </w:tcPr>
          <w:p w14:paraId="186C3EBC">
            <w:pPr>
              <w:pStyle w:val="7"/>
              <w:spacing w:before="43" w:line="205" w:lineRule="auto"/>
              <w:ind w:left="251"/>
            </w:pPr>
            <w:r>
              <w:t>★</w:t>
            </w:r>
          </w:p>
        </w:tc>
        <w:tc>
          <w:tcPr>
            <w:tcW w:w="644" w:type="dxa"/>
            <w:vAlign w:val="top"/>
          </w:tcPr>
          <w:p w14:paraId="004032C7">
            <w:pPr>
              <w:pStyle w:val="7"/>
              <w:spacing w:before="43" w:line="205" w:lineRule="auto"/>
              <w:ind w:left="252"/>
            </w:pPr>
            <w:r>
              <w:t>★</w:t>
            </w:r>
          </w:p>
        </w:tc>
      </w:tr>
      <w:tr w14:paraId="0899A4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1A10CEDD">
            <w:pPr>
              <w:rPr>
                <w:rFonts w:ascii="Arial"/>
                <w:sz w:val="21"/>
              </w:rPr>
            </w:pPr>
          </w:p>
        </w:tc>
        <w:tc>
          <w:tcPr>
            <w:tcW w:w="2320" w:type="dxa"/>
            <w:vAlign w:val="top"/>
          </w:tcPr>
          <w:p w14:paraId="1BC7441B">
            <w:pPr>
              <w:pStyle w:val="7"/>
              <w:spacing w:before="76" w:line="179" w:lineRule="auto"/>
              <w:ind w:left="105"/>
            </w:pPr>
            <w:r>
              <w:rPr>
                <w:spacing w:val="-1"/>
              </w:rPr>
              <w:t>球蛋白</w:t>
            </w:r>
          </w:p>
        </w:tc>
        <w:tc>
          <w:tcPr>
            <w:tcW w:w="4252" w:type="dxa"/>
            <w:vMerge w:val="continue"/>
            <w:tcBorders>
              <w:top w:val="nil"/>
              <w:bottom w:val="nil"/>
            </w:tcBorders>
            <w:vAlign w:val="top"/>
          </w:tcPr>
          <w:p w14:paraId="3B844BD9">
            <w:pPr>
              <w:rPr>
                <w:rFonts w:ascii="Arial"/>
                <w:sz w:val="21"/>
              </w:rPr>
            </w:pPr>
          </w:p>
        </w:tc>
        <w:tc>
          <w:tcPr>
            <w:tcW w:w="844" w:type="dxa"/>
            <w:vAlign w:val="top"/>
          </w:tcPr>
          <w:p w14:paraId="70CAB6E1">
            <w:pPr>
              <w:pStyle w:val="7"/>
              <w:spacing w:before="43" w:line="205" w:lineRule="auto"/>
              <w:ind w:left="353"/>
            </w:pPr>
            <w:r>
              <w:t>★</w:t>
            </w:r>
          </w:p>
        </w:tc>
        <w:tc>
          <w:tcPr>
            <w:tcW w:w="640" w:type="dxa"/>
            <w:vAlign w:val="top"/>
          </w:tcPr>
          <w:p w14:paraId="35999E2B">
            <w:pPr>
              <w:pStyle w:val="7"/>
              <w:spacing w:before="43" w:line="205" w:lineRule="auto"/>
              <w:ind w:left="251"/>
            </w:pPr>
            <w:r>
              <w:t>★</w:t>
            </w:r>
          </w:p>
        </w:tc>
        <w:tc>
          <w:tcPr>
            <w:tcW w:w="644" w:type="dxa"/>
            <w:vAlign w:val="top"/>
          </w:tcPr>
          <w:p w14:paraId="08809E9E">
            <w:pPr>
              <w:pStyle w:val="7"/>
              <w:spacing w:before="43" w:line="205" w:lineRule="auto"/>
              <w:ind w:left="252"/>
            </w:pPr>
            <w:r>
              <w:t>★</w:t>
            </w:r>
          </w:p>
        </w:tc>
      </w:tr>
      <w:tr w14:paraId="639DE0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tcBorders>
            <w:vAlign w:val="top"/>
          </w:tcPr>
          <w:p w14:paraId="4FE7DD72">
            <w:pPr>
              <w:rPr>
                <w:rFonts w:ascii="Arial"/>
                <w:sz w:val="21"/>
              </w:rPr>
            </w:pPr>
          </w:p>
        </w:tc>
        <w:tc>
          <w:tcPr>
            <w:tcW w:w="2320" w:type="dxa"/>
            <w:vAlign w:val="top"/>
          </w:tcPr>
          <w:p w14:paraId="0000DB95">
            <w:pPr>
              <w:pStyle w:val="7"/>
              <w:spacing w:before="43" w:line="205" w:lineRule="auto"/>
              <w:ind w:left="120"/>
            </w:pPr>
            <w:r>
              <w:rPr>
                <w:spacing w:val="-3"/>
              </w:rPr>
              <w:t>白蛋白/球蛋白比值</w:t>
            </w:r>
          </w:p>
        </w:tc>
        <w:tc>
          <w:tcPr>
            <w:tcW w:w="4252" w:type="dxa"/>
            <w:vMerge w:val="continue"/>
            <w:tcBorders>
              <w:top w:val="nil"/>
            </w:tcBorders>
            <w:vAlign w:val="top"/>
          </w:tcPr>
          <w:p w14:paraId="6B022D39">
            <w:pPr>
              <w:rPr>
                <w:rFonts w:ascii="Arial"/>
                <w:sz w:val="21"/>
              </w:rPr>
            </w:pPr>
          </w:p>
        </w:tc>
        <w:tc>
          <w:tcPr>
            <w:tcW w:w="844" w:type="dxa"/>
            <w:vAlign w:val="top"/>
          </w:tcPr>
          <w:p w14:paraId="55CBB296">
            <w:pPr>
              <w:pStyle w:val="7"/>
              <w:spacing w:before="43" w:line="205" w:lineRule="auto"/>
              <w:ind w:left="353"/>
            </w:pPr>
            <w:r>
              <w:t>★</w:t>
            </w:r>
          </w:p>
        </w:tc>
        <w:tc>
          <w:tcPr>
            <w:tcW w:w="640" w:type="dxa"/>
            <w:vAlign w:val="top"/>
          </w:tcPr>
          <w:p w14:paraId="3B58FF57">
            <w:pPr>
              <w:pStyle w:val="7"/>
              <w:spacing w:before="43" w:line="205" w:lineRule="auto"/>
              <w:ind w:left="251"/>
            </w:pPr>
            <w:r>
              <w:t>★</w:t>
            </w:r>
          </w:p>
        </w:tc>
        <w:tc>
          <w:tcPr>
            <w:tcW w:w="644" w:type="dxa"/>
            <w:vAlign w:val="top"/>
          </w:tcPr>
          <w:p w14:paraId="7A0E74AF">
            <w:pPr>
              <w:pStyle w:val="7"/>
              <w:spacing w:before="43" w:line="205" w:lineRule="auto"/>
              <w:ind w:left="252"/>
            </w:pPr>
            <w:r>
              <w:t>★</w:t>
            </w:r>
          </w:p>
        </w:tc>
      </w:tr>
      <w:tr w14:paraId="14778D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1158" w:type="dxa"/>
            <w:vMerge w:val="restart"/>
            <w:tcBorders>
              <w:bottom w:val="nil"/>
            </w:tcBorders>
            <w:vAlign w:val="top"/>
          </w:tcPr>
          <w:p w14:paraId="5BEF7D45">
            <w:pPr>
              <w:spacing w:line="243" w:lineRule="auto"/>
              <w:rPr>
                <w:rFonts w:ascii="Arial"/>
                <w:sz w:val="21"/>
              </w:rPr>
            </w:pPr>
          </w:p>
          <w:p w14:paraId="2A54E29C">
            <w:pPr>
              <w:spacing w:line="244" w:lineRule="auto"/>
              <w:rPr>
                <w:rFonts w:ascii="Arial"/>
                <w:sz w:val="21"/>
              </w:rPr>
            </w:pPr>
          </w:p>
          <w:p w14:paraId="62A8298D">
            <w:pPr>
              <w:pStyle w:val="7"/>
              <w:spacing w:before="77" w:line="183" w:lineRule="auto"/>
              <w:ind w:left="220"/>
            </w:pPr>
            <w:r>
              <w:rPr>
                <w:spacing w:val="-1"/>
              </w:rPr>
              <w:t>血脂四项</w:t>
            </w:r>
          </w:p>
        </w:tc>
        <w:tc>
          <w:tcPr>
            <w:tcW w:w="2320" w:type="dxa"/>
            <w:vAlign w:val="top"/>
          </w:tcPr>
          <w:p w14:paraId="7A148F1E">
            <w:pPr>
              <w:pStyle w:val="7"/>
              <w:spacing w:before="85" w:line="183" w:lineRule="auto"/>
              <w:ind w:left="105"/>
            </w:pPr>
            <w:r>
              <w:rPr>
                <w:spacing w:val="-1"/>
              </w:rPr>
              <w:t>总胆固醇</w:t>
            </w:r>
          </w:p>
        </w:tc>
        <w:tc>
          <w:tcPr>
            <w:tcW w:w="4252" w:type="dxa"/>
            <w:vMerge w:val="restart"/>
            <w:tcBorders>
              <w:bottom w:val="nil"/>
            </w:tcBorders>
            <w:vAlign w:val="top"/>
          </w:tcPr>
          <w:p w14:paraId="4A6436FD">
            <w:pPr>
              <w:pStyle w:val="7"/>
              <w:spacing w:before="100" w:line="231" w:lineRule="auto"/>
              <w:ind w:left="105" w:right="183"/>
              <w:jc w:val="both"/>
            </w:pPr>
            <w:r>
              <w:rPr>
                <w:spacing w:val="-2"/>
              </w:rPr>
              <w:t>测定血清中血脂含量</w:t>
            </w:r>
            <w:r>
              <w:rPr>
                <w:spacing w:val="-12"/>
              </w:rPr>
              <w:t xml:space="preserve"> </w:t>
            </w:r>
            <w:r>
              <w:rPr>
                <w:spacing w:val="-2"/>
              </w:rPr>
              <w:t>，它们的增高或降低与动脉粥</w:t>
            </w:r>
            <w:r>
              <w:t>样硬化的形成有很大的关系。用于评价受检</w:t>
            </w:r>
            <w:r>
              <w:rPr>
                <w:spacing w:val="-1"/>
              </w:rPr>
              <w:t>者的脂</w:t>
            </w:r>
            <w:r>
              <w:rPr>
                <w:spacing w:val="-2"/>
              </w:rPr>
              <w:t>肪代谢水平</w:t>
            </w:r>
            <w:r>
              <w:rPr>
                <w:spacing w:val="-12"/>
              </w:rPr>
              <w:t xml:space="preserve"> </w:t>
            </w:r>
            <w:r>
              <w:rPr>
                <w:spacing w:val="-2"/>
              </w:rPr>
              <w:t>，血脂代谢紊乱评价、动脉粥样硬化性</w:t>
            </w:r>
            <w:r>
              <w:rPr>
                <w:spacing w:val="-1"/>
              </w:rPr>
              <w:t>疾病危险性预测和营养学评价。</w:t>
            </w:r>
          </w:p>
        </w:tc>
        <w:tc>
          <w:tcPr>
            <w:tcW w:w="844" w:type="dxa"/>
            <w:vAlign w:val="top"/>
          </w:tcPr>
          <w:p w14:paraId="3D5387D3">
            <w:pPr>
              <w:pStyle w:val="7"/>
              <w:spacing w:before="52" w:line="211" w:lineRule="auto"/>
              <w:ind w:left="353"/>
            </w:pPr>
            <w:r>
              <w:t>★</w:t>
            </w:r>
          </w:p>
        </w:tc>
        <w:tc>
          <w:tcPr>
            <w:tcW w:w="640" w:type="dxa"/>
            <w:vAlign w:val="top"/>
          </w:tcPr>
          <w:p w14:paraId="7FA92E97">
            <w:pPr>
              <w:pStyle w:val="7"/>
              <w:spacing w:before="52" w:line="211" w:lineRule="auto"/>
              <w:ind w:left="251"/>
            </w:pPr>
            <w:r>
              <w:t>★</w:t>
            </w:r>
          </w:p>
        </w:tc>
        <w:tc>
          <w:tcPr>
            <w:tcW w:w="644" w:type="dxa"/>
            <w:vAlign w:val="top"/>
          </w:tcPr>
          <w:p w14:paraId="667037D2">
            <w:pPr>
              <w:pStyle w:val="7"/>
              <w:spacing w:before="52" w:line="211" w:lineRule="auto"/>
              <w:ind w:left="252"/>
            </w:pPr>
            <w:r>
              <w:t>★</w:t>
            </w:r>
          </w:p>
        </w:tc>
      </w:tr>
      <w:tr w14:paraId="2A72AC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0D69D31C">
            <w:pPr>
              <w:rPr>
                <w:rFonts w:ascii="Arial"/>
                <w:sz w:val="21"/>
              </w:rPr>
            </w:pPr>
          </w:p>
        </w:tc>
        <w:tc>
          <w:tcPr>
            <w:tcW w:w="2320" w:type="dxa"/>
            <w:vAlign w:val="top"/>
          </w:tcPr>
          <w:p w14:paraId="5A6755A3">
            <w:pPr>
              <w:pStyle w:val="7"/>
              <w:spacing w:before="79" w:line="177" w:lineRule="auto"/>
              <w:ind w:left="106"/>
            </w:pPr>
            <w:r>
              <w:rPr>
                <w:spacing w:val="-1"/>
              </w:rPr>
              <w:t>甘油三酯</w:t>
            </w:r>
          </w:p>
        </w:tc>
        <w:tc>
          <w:tcPr>
            <w:tcW w:w="4252" w:type="dxa"/>
            <w:vMerge w:val="continue"/>
            <w:tcBorders>
              <w:top w:val="nil"/>
              <w:bottom w:val="nil"/>
            </w:tcBorders>
            <w:vAlign w:val="top"/>
          </w:tcPr>
          <w:p w14:paraId="324E1C81">
            <w:pPr>
              <w:rPr>
                <w:rFonts w:ascii="Arial"/>
                <w:sz w:val="21"/>
              </w:rPr>
            </w:pPr>
          </w:p>
        </w:tc>
        <w:tc>
          <w:tcPr>
            <w:tcW w:w="844" w:type="dxa"/>
            <w:vAlign w:val="top"/>
          </w:tcPr>
          <w:p w14:paraId="76564579">
            <w:pPr>
              <w:pStyle w:val="7"/>
              <w:spacing w:before="44" w:line="204" w:lineRule="auto"/>
              <w:ind w:left="353"/>
            </w:pPr>
            <w:r>
              <w:t>★</w:t>
            </w:r>
          </w:p>
        </w:tc>
        <w:tc>
          <w:tcPr>
            <w:tcW w:w="640" w:type="dxa"/>
            <w:vAlign w:val="top"/>
          </w:tcPr>
          <w:p w14:paraId="7B742CC0">
            <w:pPr>
              <w:pStyle w:val="7"/>
              <w:spacing w:before="44" w:line="204" w:lineRule="auto"/>
              <w:ind w:left="251"/>
            </w:pPr>
            <w:r>
              <w:t>★</w:t>
            </w:r>
          </w:p>
        </w:tc>
        <w:tc>
          <w:tcPr>
            <w:tcW w:w="644" w:type="dxa"/>
            <w:vAlign w:val="top"/>
          </w:tcPr>
          <w:p w14:paraId="491E9C48">
            <w:pPr>
              <w:pStyle w:val="7"/>
              <w:spacing w:before="44" w:line="204" w:lineRule="auto"/>
              <w:ind w:left="252"/>
            </w:pPr>
            <w:r>
              <w:t>★</w:t>
            </w:r>
          </w:p>
        </w:tc>
      </w:tr>
      <w:tr w14:paraId="693919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2D63A605">
            <w:pPr>
              <w:rPr>
                <w:rFonts w:ascii="Arial"/>
                <w:sz w:val="21"/>
              </w:rPr>
            </w:pPr>
          </w:p>
        </w:tc>
        <w:tc>
          <w:tcPr>
            <w:tcW w:w="2320" w:type="dxa"/>
            <w:vAlign w:val="top"/>
          </w:tcPr>
          <w:p w14:paraId="0A0F1F70">
            <w:pPr>
              <w:pStyle w:val="7"/>
              <w:spacing w:before="75" w:line="180" w:lineRule="auto"/>
              <w:ind w:left="106"/>
            </w:pPr>
            <w:r>
              <w:rPr>
                <w:spacing w:val="-1"/>
              </w:rPr>
              <w:t>高密度脂蛋白胆固醇</w:t>
            </w:r>
          </w:p>
        </w:tc>
        <w:tc>
          <w:tcPr>
            <w:tcW w:w="4252" w:type="dxa"/>
            <w:vMerge w:val="continue"/>
            <w:tcBorders>
              <w:top w:val="nil"/>
              <w:bottom w:val="nil"/>
            </w:tcBorders>
            <w:vAlign w:val="top"/>
          </w:tcPr>
          <w:p w14:paraId="179DB345">
            <w:pPr>
              <w:rPr>
                <w:rFonts w:ascii="Arial"/>
                <w:sz w:val="21"/>
              </w:rPr>
            </w:pPr>
          </w:p>
        </w:tc>
        <w:tc>
          <w:tcPr>
            <w:tcW w:w="844" w:type="dxa"/>
            <w:vAlign w:val="top"/>
          </w:tcPr>
          <w:p w14:paraId="5FCF9B58">
            <w:pPr>
              <w:pStyle w:val="7"/>
              <w:spacing w:before="43" w:line="205" w:lineRule="auto"/>
              <w:ind w:left="353"/>
            </w:pPr>
            <w:r>
              <w:t>★</w:t>
            </w:r>
          </w:p>
        </w:tc>
        <w:tc>
          <w:tcPr>
            <w:tcW w:w="640" w:type="dxa"/>
            <w:vAlign w:val="top"/>
          </w:tcPr>
          <w:p w14:paraId="78F05750">
            <w:pPr>
              <w:pStyle w:val="7"/>
              <w:spacing w:before="43" w:line="205" w:lineRule="auto"/>
              <w:ind w:left="251"/>
            </w:pPr>
            <w:r>
              <w:t>★</w:t>
            </w:r>
          </w:p>
        </w:tc>
        <w:tc>
          <w:tcPr>
            <w:tcW w:w="644" w:type="dxa"/>
            <w:vAlign w:val="top"/>
          </w:tcPr>
          <w:p w14:paraId="7CAC3B8A">
            <w:pPr>
              <w:pStyle w:val="7"/>
              <w:spacing w:before="43" w:line="205" w:lineRule="auto"/>
              <w:ind w:left="252"/>
            </w:pPr>
            <w:r>
              <w:t>★</w:t>
            </w:r>
          </w:p>
        </w:tc>
      </w:tr>
      <w:tr w14:paraId="44752B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tcBorders>
            <w:vAlign w:val="top"/>
          </w:tcPr>
          <w:p w14:paraId="510A0D6C">
            <w:pPr>
              <w:rPr>
                <w:rFonts w:ascii="Arial"/>
                <w:sz w:val="21"/>
              </w:rPr>
            </w:pPr>
          </w:p>
        </w:tc>
        <w:tc>
          <w:tcPr>
            <w:tcW w:w="2320" w:type="dxa"/>
            <w:vAlign w:val="top"/>
          </w:tcPr>
          <w:p w14:paraId="1A880CB6">
            <w:pPr>
              <w:pStyle w:val="7"/>
              <w:spacing w:before="75" w:line="180" w:lineRule="auto"/>
              <w:ind w:left="104"/>
            </w:pPr>
            <w:r>
              <w:rPr>
                <w:spacing w:val="-1"/>
              </w:rPr>
              <w:t>低密度脂蛋白胆固醇</w:t>
            </w:r>
          </w:p>
        </w:tc>
        <w:tc>
          <w:tcPr>
            <w:tcW w:w="4252" w:type="dxa"/>
            <w:vMerge w:val="continue"/>
            <w:tcBorders>
              <w:top w:val="nil"/>
            </w:tcBorders>
            <w:vAlign w:val="top"/>
          </w:tcPr>
          <w:p w14:paraId="30E0AE8E">
            <w:pPr>
              <w:rPr>
                <w:rFonts w:ascii="Arial"/>
                <w:sz w:val="21"/>
              </w:rPr>
            </w:pPr>
          </w:p>
        </w:tc>
        <w:tc>
          <w:tcPr>
            <w:tcW w:w="844" w:type="dxa"/>
            <w:vAlign w:val="top"/>
          </w:tcPr>
          <w:p w14:paraId="7CB0B163">
            <w:pPr>
              <w:pStyle w:val="7"/>
              <w:spacing w:before="43" w:line="205" w:lineRule="auto"/>
              <w:ind w:left="353"/>
            </w:pPr>
            <w:r>
              <w:t>★</w:t>
            </w:r>
          </w:p>
        </w:tc>
        <w:tc>
          <w:tcPr>
            <w:tcW w:w="640" w:type="dxa"/>
            <w:vAlign w:val="top"/>
          </w:tcPr>
          <w:p w14:paraId="399E5971">
            <w:pPr>
              <w:pStyle w:val="7"/>
              <w:spacing w:before="43" w:line="205" w:lineRule="auto"/>
              <w:ind w:left="251"/>
            </w:pPr>
            <w:r>
              <w:t>★</w:t>
            </w:r>
          </w:p>
        </w:tc>
        <w:tc>
          <w:tcPr>
            <w:tcW w:w="644" w:type="dxa"/>
            <w:vAlign w:val="top"/>
          </w:tcPr>
          <w:p w14:paraId="335968FF">
            <w:pPr>
              <w:pStyle w:val="7"/>
              <w:spacing w:before="43" w:line="205" w:lineRule="auto"/>
              <w:ind w:left="252"/>
            </w:pPr>
            <w:r>
              <w:t>★</w:t>
            </w:r>
          </w:p>
        </w:tc>
      </w:tr>
      <w:tr w14:paraId="5AB262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restart"/>
            <w:tcBorders>
              <w:bottom w:val="nil"/>
            </w:tcBorders>
            <w:vAlign w:val="top"/>
          </w:tcPr>
          <w:p w14:paraId="0011C796">
            <w:pPr>
              <w:spacing w:line="321" w:lineRule="auto"/>
              <w:rPr>
                <w:rFonts w:ascii="Arial"/>
                <w:sz w:val="21"/>
              </w:rPr>
            </w:pPr>
          </w:p>
          <w:p w14:paraId="3C3BFDC2">
            <w:pPr>
              <w:pStyle w:val="7"/>
              <w:spacing w:before="77" w:line="181" w:lineRule="auto"/>
              <w:ind w:left="237"/>
            </w:pPr>
            <w:r>
              <w:rPr>
                <w:spacing w:val="-6"/>
              </w:rPr>
              <w:t>甲功三项</w:t>
            </w:r>
          </w:p>
        </w:tc>
        <w:tc>
          <w:tcPr>
            <w:tcW w:w="2320" w:type="dxa"/>
            <w:vAlign w:val="top"/>
          </w:tcPr>
          <w:p w14:paraId="12BDF745">
            <w:pPr>
              <w:pStyle w:val="7"/>
              <w:spacing w:before="76" w:line="179" w:lineRule="auto"/>
              <w:ind w:left="104"/>
            </w:pPr>
            <w:r>
              <w:rPr>
                <w:spacing w:val="-1"/>
              </w:rPr>
              <w:t>游离三碘甲状原氨酸</w:t>
            </w:r>
          </w:p>
        </w:tc>
        <w:tc>
          <w:tcPr>
            <w:tcW w:w="4252" w:type="dxa"/>
            <w:vMerge w:val="restart"/>
            <w:tcBorders>
              <w:bottom w:val="nil"/>
            </w:tcBorders>
            <w:vAlign w:val="top"/>
          </w:tcPr>
          <w:p w14:paraId="3ECD3250">
            <w:pPr>
              <w:spacing w:line="317" w:lineRule="auto"/>
              <w:rPr>
                <w:rFonts w:ascii="Arial"/>
                <w:sz w:val="21"/>
              </w:rPr>
            </w:pPr>
          </w:p>
          <w:p w14:paraId="30CE1DD1">
            <w:pPr>
              <w:pStyle w:val="7"/>
              <w:spacing w:before="77" w:line="184" w:lineRule="auto"/>
              <w:ind w:left="106"/>
            </w:pPr>
            <w:r>
              <w:rPr>
                <w:spacing w:val="-1"/>
              </w:rPr>
              <w:t>更好地了解甲状腺系统功能状况</w:t>
            </w:r>
          </w:p>
        </w:tc>
        <w:tc>
          <w:tcPr>
            <w:tcW w:w="844" w:type="dxa"/>
            <w:vAlign w:val="top"/>
          </w:tcPr>
          <w:p w14:paraId="519743B7">
            <w:pPr>
              <w:pStyle w:val="7"/>
              <w:spacing w:before="43" w:line="205" w:lineRule="auto"/>
              <w:ind w:left="353"/>
            </w:pPr>
            <w:r>
              <w:t>★</w:t>
            </w:r>
          </w:p>
        </w:tc>
        <w:tc>
          <w:tcPr>
            <w:tcW w:w="640" w:type="dxa"/>
            <w:vAlign w:val="top"/>
          </w:tcPr>
          <w:p w14:paraId="0009352F">
            <w:pPr>
              <w:pStyle w:val="7"/>
              <w:spacing w:before="43" w:line="205" w:lineRule="auto"/>
              <w:ind w:left="251"/>
            </w:pPr>
            <w:r>
              <w:t>★</w:t>
            </w:r>
          </w:p>
        </w:tc>
        <w:tc>
          <w:tcPr>
            <w:tcW w:w="644" w:type="dxa"/>
            <w:vAlign w:val="top"/>
          </w:tcPr>
          <w:p w14:paraId="021DB26D">
            <w:pPr>
              <w:pStyle w:val="7"/>
              <w:spacing w:before="43" w:line="205" w:lineRule="auto"/>
              <w:ind w:left="252"/>
            </w:pPr>
            <w:r>
              <w:t>★</w:t>
            </w:r>
          </w:p>
        </w:tc>
      </w:tr>
      <w:tr w14:paraId="17C498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1F7049DF">
            <w:pPr>
              <w:rPr>
                <w:rFonts w:ascii="Arial"/>
                <w:sz w:val="21"/>
              </w:rPr>
            </w:pPr>
          </w:p>
        </w:tc>
        <w:tc>
          <w:tcPr>
            <w:tcW w:w="2320" w:type="dxa"/>
            <w:vAlign w:val="top"/>
          </w:tcPr>
          <w:p w14:paraId="7C48FD02">
            <w:pPr>
              <w:pStyle w:val="7"/>
              <w:spacing w:before="75" w:line="180" w:lineRule="auto"/>
              <w:ind w:left="104"/>
            </w:pPr>
            <w:r>
              <w:rPr>
                <w:spacing w:val="-1"/>
              </w:rPr>
              <w:t>游离甲状腺素</w:t>
            </w:r>
          </w:p>
        </w:tc>
        <w:tc>
          <w:tcPr>
            <w:tcW w:w="4252" w:type="dxa"/>
            <w:vMerge w:val="continue"/>
            <w:tcBorders>
              <w:top w:val="nil"/>
              <w:bottom w:val="nil"/>
            </w:tcBorders>
            <w:vAlign w:val="top"/>
          </w:tcPr>
          <w:p w14:paraId="4B20F673">
            <w:pPr>
              <w:rPr>
                <w:rFonts w:ascii="Arial"/>
                <w:sz w:val="21"/>
              </w:rPr>
            </w:pPr>
          </w:p>
        </w:tc>
        <w:tc>
          <w:tcPr>
            <w:tcW w:w="844" w:type="dxa"/>
            <w:vAlign w:val="top"/>
          </w:tcPr>
          <w:p w14:paraId="40E9C48B">
            <w:pPr>
              <w:pStyle w:val="7"/>
              <w:spacing w:before="41" w:line="206" w:lineRule="auto"/>
              <w:ind w:left="353"/>
            </w:pPr>
            <w:r>
              <w:t>★</w:t>
            </w:r>
          </w:p>
        </w:tc>
        <w:tc>
          <w:tcPr>
            <w:tcW w:w="640" w:type="dxa"/>
            <w:vAlign w:val="top"/>
          </w:tcPr>
          <w:p w14:paraId="26BFAEF4">
            <w:pPr>
              <w:pStyle w:val="7"/>
              <w:spacing w:before="41" w:line="206" w:lineRule="auto"/>
              <w:ind w:left="251"/>
            </w:pPr>
            <w:r>
              <w:t>★</w:t>
            </w:r>
          </w:p>
        </w:tc>
        <w:tc>
          <w:tcPr>
            <w:tcW w:w="644" w:type="dxa"/>
            <w:vAlign w:val="top"/>
          </w:tcPr>
          <w:p w14:paraId="7C2088F4">
            <w:pPr>
              <w:pStyle w:val="7"/>
              <w:spacing w:before="41" w:line="206" w:lineRule="auto"/>
              <w:ind w:left="252"/>
            </w:pPr>
            <w:r>
              <w:t>★</w:t>
            </w:r>
          </w:p>
        </w:tc>
      </w:tr>
      <w:tr w14:paraId="61270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tcBorders>
            <w:vAlign w:val="top"/>
          </w:tcPr>
          <w:p w14:paraId="068983A7">
            <w:pPr>
              <w:rPr>
                <w:rFonts w:ascii="Arial"/>
                <w:sz w:val="21"/>
              </w:rPr>
            </w:pPr>
          </w:p>
        </w:tc>
        <w:tc>
          <w:tcPr>
            <w:tcW w:w="2320" w:type="dxa"/>
            <w:vAlign w:val="top"/>
          </w:tcPr>
          <w:p w14:paraId="65549886">
            <w:pPr>
              <w:pStyle w:val="7"/>
              <w:spacing w:before="77" w:line="178" w:lineRule="auto"/>
              <w:ind w:left="105"/>
            </w:pPr>
            <w:r>
              <w:rPr>
                <w:spacing w:val="-1"/>
              </w:rPr>
              <w:t>促甲状腺激素</w:t>
            </w:r>
          </w:p>
        </w:tc>
        <w:tc>
          <w:tcPr>
            <w:tcW w:w="4252" w:type="dxa"/>
            <w:vMerge w:val="continue"/>
            <w:tcBorders>
              <w:top w:val="nil"/>
            </w:tcBorders>
            <w:vAlign w:val="top"/>
          </w:tcPr>
          <w:p w14:paraId="48604E87">
            <w:pPr>
              <w:rPr>
                <w:rFonts w:ascii="Arial"/>
                <w:sz w:val="21"/>
              </w:rPr>
            </w:pPr>
          </w:p>
        </w:tc>
        <w:tc>
          <w:tcPr>
            <w:tcW w:w="844" w:type="dxa"/>
            <w:vAlign w:val="top"/>
          </w:tcPr>
          <w:p w14:paraId="591E831A">
            <w:pPr>
              <w:pStyle w:val="7"/>
              <w:spacing w:before="44" w:line="204" w:lineRule="auto"/>
              <w:ind w:left="353"/>
            </w:pPr>
            <w:r>
              <w:t>★</w:t>
            </w:r>
          </w:p>
        </w:tc>
        <w:tc>
          <w:tcPr>
            <w:tcW w:w="640" w:type="dxa"/>
            <w:vAlign w:val="top"/>
          </w:tcPr>
          <w:p w14:paraId="6AD69516">
            <w:pPr>
              <w:pStyle w:val="7"/>
              <w:spacing w:before="44" w:line="204" w:lineRule="auto"/>
              <w:ind w:left="251"/>
            </w:pPr>
            <w:r>
              <w:t>★</w:t>
            </w:r>
          </w:p>
        </w:tc>
        <w:tc>
          <w:tcPr>
            <w:tcW w:w="644" w:type="dxa"/>
            <w:vAlign w:val="top"/>
          </w:tcPr>
          <w:p w14:paraId="6616AE62">
            <w:pPr>
              <w:pStyle w:val="7"/>
              <w:spacing w:before="44" w:line="204" w:lineRule="auto"/>
              <w:ind w:left="252"/>
            </w:pPr>
            <w:r>
              <w:t>★</w:t>
            </w:r>
          </w:p>
        </w:tc>
      </w:tr>
      <w:tr w14:paraId="561C47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24" w:hRule="atLeast"/>
        </w:trPr>
        <w:tc>
          <w:tcPr>
            <w:tcW w:w="1158" w:type="dxa"/>
            <w:vAlign w:val="top"/>
          </w:tcPr>
          <w:p w14:paraId="56AC2B1C">
            <w:pPr>
              <w:spacing w:line="315" w:lineRule="auto"/>
              <w:rPr>
                <w:rFonts w:ascii="Arial"/>
                <w:sz w:val="21"/>
              </w:rPr>
            </w:pPr>
          </w:p>
          <w:p w14:paraId="7BD27396">
            <w:pPr>
              <w:spacing w:line="316" w:lineRule="auto"/>
              <w:rPr>
                <w:rFonts w:ascii="Arial"/>
                <w:sz w:val="21"/>
              </w:rPr>
            </w:pPr>
          </w:p>
          <w:p w14:paraId="11EFEFAC">
            <w:pPr>
              <w:spacing w:line="316" w:lineRule="auto"/>
              <w:rPr>
                <w:rFonts w:ascii="Arial"/>
                <w:sz w:val="21"/>
              </w:rPr>
            </w:pPr>
          </w:p>
          <w:p w14:paraId="7536AF98">
            <w:pPr>
              <w:pStyle w:val="7"/>
              <w:spacing w:before="77" w:line="183" w:lineRule="auto"/>
              <w:ind w:left="109"/>
            </w:pPr>
            <w:r>
              <w:rPr>
                <w:spacing w:val="-1"/>
              </w:rPr>
              <w:t>心肌酶三项</w:t>
            </w:r>
          </w:p>
        </w:tc>
        <w:tc>
          <w:tcPr>
            <w:tcW w:w="2320" w:type="dxa"/>
            <w:vAlign w:val="top"/>
          </w:tcPr>
          <w:p w14:paraId="79C344E1">
            <w:pPr>
              <w:spacing w:line="264" w:lineRule="auto"/>
              <w:rPr>
                <w:rFonts w:ascii="Arial"/>
                <w:sz w:val="21"/>
              </w:rPr>
            </w:pPr>
          </w:p>
          <w:p w14:paraId="1952A0E9">
            <w:pPr>
              <w:spacing w:line="264" w:lineRule="auto"/>
              <w:rPr>
                <w:rFonts w:ascii="Arial"/>
                <w:sz w:val="21"/>
              </w:rPr>
            </w:pPr>
          </w:p>
          <w:p w14:paraId="5527DF08">
            <w:pPr>
              <w:spacing w:line="265" w:lineRule="auto"/>
              <w:rPr>
                <w:rFonts w:ascii="Arial"/>
                <w:sz w:val="21"/>
              </w:rPr>
            </w:pPr>
          </w:p>
          <w:p w14:paraId="0A1DE0C4">
            <w:pPr>
              <w:pStyle w:val="7"/>
              <w:spacing w:before="77" w:line="253" w:lineRule="auto"/>
              <w:ind w:left="106" w:right="188" w:hanging="3"/>
            </w:pPr>
            <w:r>
              <w:rPr>
                <w:spacing w:val="-1"/>
              </w:rPr>
              <w:t>磷酸肌酸激酶,磷酸肌酸激酶同工酶,乳酸脱氢酶</w:t>
            </w:r>
          </w:p>
        </w:tc>
        <w:tc>
          <w:tcPr>
            <w:tcW w:w="4252" w:type="dxa"/>
            <w:vAlign w:val="top"/>
          </w:tcPr>
          <w:p w14:paraId="7CFD5BA2">
            <w:pPr>
              <w:spacing w:line="479" w:lineRule="auto"/>
              <w:rPr>
                <w:rFonts w:ascii="Arial"/>
                <w:sz w:val="21"/>
              </w:rPr>
            </w:pPr>
          </w:p>
          <w:p w14:paraId="06D30A51">
            <w:pPr>
              <w:pStyle w:val="7"/>
              <w:spacing w:before="78" w:line="248" w:lineRule="auto"/>
              <w:ind w:left="106" w:right="72" w:firstLine="1"/>
              <w:jc w:val="both"/>
            </w:pPr>
            <w:r>
              <w:rPr>
                <w:spacing w:val="-1"/>
              </w:rPr>
              <w:t>主要存在于心肌、脑、肝、组织及骨骼；在急性心</w:t>
            </w:r>
            <w:r>
              <w:rPr>
                <w:spacing w:val="-3"/>
              </w:rPr>
              <w:t>肌梗死、心肌损害时肌酸激酶、尤其 CK-MB 升高，</w:t>
            </w:r>
            <w:r>
              <w:rPr>
                <w:spacing w:val="-2"/>
              </w:rPr>
              <w:t>另外</w:t>
            </w:r>
            <w:r>
              <w:rPr>
                <w:spacing w:val="-13"/>
              </w:rPr>
              <w:t xml:space="preserve"> </w:t>
            </w:r>
            <w:r>
              <w:rPr>
                <w:spacing w:val="-2"/>
              </w:rPr>
              <w:t>，重症肺炎、心衰、尿毒症、急性颅脑损伤等</w:t>
            </w:r>
            <w:r>
              <w:rPr>
                <w:spacing w:val="-1"/>
              </w:rPr>
              <w:t>均可升高。</w:t>
            </w:r>
          </w:p>
        </w:tc>
        <w:tc>
          <w:tcPr>
            <w:tcW w:w="844" w:type="dxa"/>
            <w:vAlign w:val="top"/>
          </w:tcPr>
          <w:p w14:paraId="3EE8124B">
            <w:pPr>
              <w:spacing w:line="304" w:lineRule="auto"/>
              <w:rPr>
                <w:rFonts w:ascii="Arial"/>
                <w:sz w:val="21"/>
              </w:rPr>
            </w:pPr>
          </w:p>
          <w:p w14:paraId="3146EEC6">
            <w:pPr>
              <w:spacing w:line="305" w:lineRule="auto"/>
              <w:rPr>
                <w:rFonts w:ascii="Arial"/>
                <w:sz w:val="21"/>
              </w:rPr>
            </w:pPr>
          </w:p>
          <w:p w14:paraId="71DEDA72">
            <w:pPr>
              <w:spacing w:line="305" w:lineRule="auto"/>
              <w:rPr>
                <w:rFonts w:ascii="Arial"/>
                <w:sz w:val="21"/>
              </w:rPr>
            </w:pPr>
          </w:p>
          <w:p w14:paraId="78C3DBFB">
            <w:pPr>
              <w:pStyle w:val="7"/>
              <w:spacing w:before="77" w:line="315" w:lineRule="exact"/>
              <w:ind w:left="353"/>
            </w:pPr>
            <w:r>
              <w:rPr>
                <w:position w:val="3"/>
              </w:rPr>
              <w:t>★</w:t>
            </w:r>
          </w:p>
        </w:tc>
        <w:tc>
          <w:tcPr>
            <w:tcW w:w="640" w:type="dxa"/>
            <w:vAlign w:val="top"/>
          </w:tcPr>
          <w:p w14:paraId="36194817">
            <w:pPr>
              <w:spacing w:line="304" w:lineRule="auto"/>
              <w:rPr>
                <w:rFonts w:ascii="Arial"/>
                <w:sz w:val="21"/>
              </w:rPr>
            </w:pPr>
          </w:p>
          <w:p w14:paraId="3C95F240">
            <w:pPr>
              <w:spacing w:line="305" w:lineRule="auto"/>
              <w:rPr>
                <w:rFonts w:ascii="Arial"/>
                <w:sz w:val="21"/>
              </w:rPr>
            </w:pPr>
          </w:p>
          <w:p w14:paraId="56A85E9D">
            <w:pPr>
              <w:spacing w:line="305" w:lineRule="auto"/>
              <w:rPr>
                <w:rFonts w:ascii="Arial"/>
                <w:sz w:val="21"/>
              </w:rPr>
            </w:pPr>
          </w:p>
          <w:p w14:paraId="2CEB9785">
            <w:pPr>
              <w:pStyle w:val="7"/>
              <w:spacing w:before="77" w:line="315" w:lineRule="exact"/>
              <w:ind w:left="251"/>
            </w:pPr>
            <w:r>
              <w:rPr>
                <w:position w:val="3"/>
              </w:rPr>
              <w:t>★</w:t>
            </w:r>
          </w:p>
        </w:tc>
        <w:tc>
          <w:tcPr>
            <w:tcW w:w="644" w:type="dxa"/>
            <w:vAlign w:val="top"/>
          </w:tcPr>
          <w:p w14:paraId="3E55961A">
            <w:pPr>
              <w:spacing w:line="304" w:lineRule="auto"/>
              <w:rPr>
                <w:rFonts w:ascii="Arial"/>
                <w:sz w:val="21"/>
              </w:rPr>
            </w:pPr>
          </w:p>
          <w:p w14:paraId="5793BB11">
            <w:pPr>
              <w:spacing w:line="305" w:lineRule="auto"/>
              <w:rPr>
                <w:rFonts w:ascii="Arial"/>
                <w:sz w:val="21"/>
              </w:rPr>
            </w:pPr>
          </w:p>
          <w:p w14:paraId="281F3E68">
            <w:pPr>
              <w:spacing w:line="305" w:lineRule="auto"/>
              <w:rPr>
                <w:rFonts w:ascii="Arial"/>
                <w:sz w:val="21"/>
              </w:rPr>
            </w:pPr>
          </w:p>
          <w:p w14:paraId="2B0905CD">
            <w:pPr>
              <w:pStyle w:val="7"/>
              <w:spacing w:before="77" w:line="315" w:lineRule="exact"/>
              <w:ind w:left="252"/>
            </w:pPr>
            <w:r>
              <w:rPr>
                <w:position w:val="3"/>
              </w:rPr>
              <w:t>★</w:t>
            </w:r>
          </w:p>
        </w:tc>
      </w:tr>
      <w:tr w14:paraId="6E4903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158" w:type="dxa"/>
            <w:vAlign w:val="top"/>
          </w:tcPr>
          <w:p w14:paraId="705A0DFC">
            <w:pPr>
              <w:pStyle w:val="7"/>
              <w:spacing w:before="78" w:line="183" w:lineRule="auto"/>
              <w:ind w:left="119"/>
            </w:pPr>
            <w:r>
              <w:rPr>
                <w:spacing w:val="-3"/>
              </w:rPr>
              <w:t>幽门螺杆菌</w:t>
            </w:r>
          </w:p>
          <w:p w14:paraId="51221249">
            <w:pPr>
              <w:pStyle w:val="7"/>
              <w:spacing w:before="42" w:line="223" w:lineRule="auto"/>
              <w:ind w:left="108" w:right="146"/>
            </w:pPr>
            <w:r>
              <w:rPr>
                <w:spacing w:val="-1"/>
              </w:rPr>
              <w:t>检测（呼气试验）</w:t>
            </w:r>
          </w:p>
        </w:tc>
        <w:tc>
          <w:tcPr>
            <w:tcW w:w="2320" w:type="dxa"/>
            <w:vAlign w:val="top"/>
          </w:tcPr>
          <w:p w14:paraId="4DB260DD">
            <w:pPr>
              <w:pStyle w:val="7"/>
              <w:spacing w:before="199" w:line="248" w:lineRule="auto"/>
              <w:ind w:left="104" w:right="232" w:firstLine="11"/>
            </w:pPr>
            <w:r>
              <w:rPr>
                <w:spacing w:val="-2"/>
              </w:rPr>
              <w:t>幽门螺杆菌检测（呼气试</w:t>
            </w:r>
            <w:r>
              <w:rPr>
                <w:spacing w:val="-1"/>
              </w:rPr>
              <w:t>验）</w:t>
            </w:r>
          </w:p>
        </w:tc>
        <w:tc>
          <w:tcPr>
            <w:tcW w:w="4252" w:type="dxa"/>
            <w:vAlign w:val="top"/>
          </w:tcPr>
          <w:p w14:paraId="54B64CE6">
            <w:pPr>
              <w:pStyle w:val="7"/>
              <w:spacing w:before="200" w:line="254" w:lineRule="auto"/>
              <w:ind w:left="124" w:right="104" w:hanging="19"/>
            </w:pPr>
            <w:r>
              <w:rPr>
                <w:spacing w:val="-4"/>
              </w:rPr>
              <w:t>碳 14-尿素呼气试验阳性示有幽门螺杆菌感染，它与</w:t>
            </w:r>
            <w:r>
              <w:rPr>
                <w:spacing w:val="-2"/>
              </w:rPr>
              <w:t>胃部炎症、消化性溃疡、</w:t>
            </w:r>
            <w:r>
              <w:rPr>
                <w:spacing w:val="-33"/>
              </w:rPr>
              <w:t xml:space="preserve"> </w:t>
            </w:r>
            <w:r>
              <w:rPr>
                <w:spacing w:val="-2"/>
              </w:rPr>
              <w:t>胃癌的发生密切关联。</w:t>
            </w:r>
          </w:p>
        </w:tc>
        <w:tc>
          <w:tcPr>
            <w:tcW w:w="844" w:type="dxa"/>
            <w:vAlign w:val="top"/>
          </w:tcPr>
          <w:p w14:paraId="0523051B">
            <w:pPr>
              <w:spacing w:line="277" w:lineRule="auto"/>
              <w:rPr>
                <w:rFonts w:ascii="Arial"/>
                <w:sz w:val="21"/>
              </w:rPr>
            </w:pPr>
          </w:p>
          <w:p w14:paraId="1A1D6FA3">
            <w:pPr>
              <w:pStyle w:val="7"/>
              <w:spacing w:before="77" w:line="316" w:lineRule="exact"/>
              <w:ind w:left="353"/>
            </w:pPr>
            <w:r>
              <w:rPr>
                <w:position w:val="3"/>
              </w:rPr>
              <w:t>★</w:t>
            </w:r>
          </w:p>
        </w:tc>
        <w:tc>
          <w:tcPr>
            <w:tcW w:w="640" w:type="dxa"/>
            <w:vAlign w:val="top"/>
          </w:tcPr>
          <w:p w14:paraId="000CAA28">
            <w:pPr>
              <w:spacing w:line="277" w:lineRule="auto"/>
              <w:rPr>
                <w:rFonts w:ascii="Arial"/>
                <w:sz w:val="21"/>
              </w:rPr>
            </w:pPr>
          </w:p>
          <w:p w14:paraId="01CD30DB">
            <w:pPr>
              <w:pStyle w:val="7"/>
              <w:spacing w:before="77" w:line="316" w:lineRule="exact"/>
              <w:ind w:left="251"/>
            </w:pPr>
            <w:r>
              <w:rPr>
                <w:position w:val="3"/>
              </w:rPr>
              <w:t>★</w:t>
            </w:r>
          </w:p>
        </w:tc>
        <w:tc>
          <w:tcPr>
            <w:tcW w:w="644" w:type="dxa"/>
            <w:vAlign w:val="top"/>
          </w:tcPr>
          <w:p w14:paraId="1013EA97">
            <w:pPr>
              <w:spacing w:line="277" w:lineRule="auto"/>
              <w:rPr>
                <w:rFonts w:ascii="Arial"/>
                <w:sz w:val="21"/>
              </w:rPr>
            </w:pPr>
          </w:p>
          <w:p w14:paraId="6CFF9B7F">
            <w:pPr>
              <w:pStyle w:val="7"/>
              <w:spacing w:before="77" w:line="316" w:lineRule="exact"/>
              <w:ind w:left="252"/>
            </w:pPr>
            <w:r>
              <w:rPr>
                <w:position w:val="3"/>
              </w:rPr>
              <w:t>★</w:t>
            </w:r>
          </w:p>
        </w:tc>
      </w:tr>
      <w:tr w14:paraId="06F89E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1158" w:type="dxa"/>
            <w:vAlign w:val="top"/>
          </w:tcPr>
          <w:p w14:paraId="30EFC0C8">
            <w:pPr>
              <w:pStyle w:val="7"/>
              <w:spacing w:before="98" w:line="216" w:lineRule="auto"/>
              <w:ind w:left="117" w:right="146" w:hanging="8"/>
            </w:pPr>
            <w:r>
              <w:rPr>
                <w:spacing w:val="-1"/>
              </w:rPr>
              <w:t>心脑血管风</w:t>
            </w:r>
            <w:r>
              <w:rPr>
                <w:spacing w:val="-4"/>
              </w:rPr>
              <w:t>险早筛</w:t>
            </w:r>
          </w:p>
        </w:tc>
        <w:tc>
          <w:tcPr>
            <w:tcW w:w="2320" w:type="dxa"/>
            <w:vAlign w:val="top"/>
          </w:tcPr>
          <w:p w14:paraId="71DE8652">
            <w:pPr>
              <w:pStyle w:val="7"/>
              <w:spacing w:before="254" w:line="183" w:lineRule="auto"/>
              <w:ind w:left="107"/>
            </w:pPr>
            <w:r>
              <w:rPr>
                <w:spacing w:val="-2"/>
              </w:rPr>
              <w:t>髓过氧化物酶 MPO</w:t>
            </w:r>
          </w:p>
        </w:tc>
        <w:tc>
          <w:tcPr>
            <w:tcW w:w="4252" w:type="dxa"/>
            <w:vMerge w:val="restart"/>
            <w:tcBorders>
              <w:bottom w:val="nil"/>
            </w:tcBorders>
            <w:vAlign w:val="top"/>
          </w:tcPr>
          <w:p w14:paraId="262FC37A">
            <w:pPr>
              <w:pStyle w:val="7"/>
              <w:spacing w:before="78" w:line="183" w:lineRule="auto"/>
              <w:ind w:left="107"/>
            </w:pPr>
            <w:r>
              <w:rPr>
                <w:spacing w:val="-1"/>
              </w:rPr>
              <w:t>用亍体外定量测定人血浆中髓过氧化物酶</w:t>
            </w:r>
          </w:p>
          <w:p w14:paraId="553E81C4">
            <w:pPr>
              <w:pStyle w:val="7"/>
              <w:spacing w:before="42" w:line="246" w:lineRule="auto"/>
              <w:ind w:left="106" w:right="104" w:firstLine="30"/>
            </w:pPr>
            <w:r>
              <w:rPr>
                <w:spacing w:val="-2"/>
              </w:rPr>
              <w:t>（MPO）的含量和体外定量测定人血浆中脂蛋白相</w:t>
            </w:r>
            <w:r>
              <w:rPr>
                <w:spacing w:val="-3"/>
              </w:rPr>
              <w:t>关磷脂酶</w:t>
            </w:r>
            <w:r>
              <w:rPr>
                <w:spacing w:val="48"/>
              </w:rPr>
              <w:t xml:space="preserve"> </w:t>
            </w:r>
            <w:r>
              <w:rPr>
                <w:spacing w:val="-3"/>
              </w:rPr>
              <w:t>A2（Lp-PLA2）的浓度，是国内外多个权</w:t>
            </w:r>
            <w:r>
              <w:rPr>
                <w:spacing w:val="-1"/>
              </w:rPr>
              <w:t>威指南推荐的心脑血管疾病早期风险筛查</w:t>
            </w:r>
          </w:p>
          <w:p w14:paraId="2449B6B9">
            <w:pPr>
              <w:pStyle w:val="7"/>
              <w:spacing w:before="20" w:line="178" w:lineRule="auto"/>
              <w:ind w:left="105"/>
            </w:pPr>
            <w:r>
              <w:rPr>
                <w:spacing w:val="-1"/>
              </w:rPr>
              <w:t>双保险产品。</w:t>
            </w:r>
          </w:p>
        </w:tc>
        <w:tc>
          <w:tcPr>
            <w:tcW w:w="844" w:type="dxa"/>
            <w:vAlign w:val="top"/>
          </w:tcPr>
          <w:p w14:paraId="2E9740D9">
            <w:pPr>
              <w:pStyle w:val="7"/>
              <w:spacing w:before="220" w:line="315" w:lineRule="exact"/>
              <w:ind w:left="353"/>
            </w:pPr>
            <w:r>
              <w:rPr>
                <w:position w:val="3"/>
              </w:rPr>
              <w:t>★</w:t>
            </w:r>
          </w:p>
        </w:tc>
        <w:tc>
          <w:tcPr>
            <w:tcW w:w="640" w:type="dxa"/>
            <w:vAlign w:val="top"/>
          </w:tcPr>
          <w:p w14:paraId="5A516DEC">
            <w:pPr>
              <w:rPr>
                <w:rFonts w:ascii="Arial"/>
                <w:sz w:val="21"/>
              </w:rPr>
            </w:pPr>
          </w:p>
        </w:tc>
        <w:tc>
          <w:tcPr>
            <w:tcW w:w="644" w:type="dxa"/>
            <w:vAlign w:val="top"/>
          </w:tcPr>
          <w:p w14:paraId="062B379E">
            <w:pPr>
              <w:rPr>
                <w:rFonts w:ascii="Arial"/>
                <w:sz w:val="21"/>
              </w:rPr>
            </w:pPr>
          </w:p>
        </w:tc>
      </w:tr>
      <w:tr w14:paraId="204DA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7" w:hRule="atLeast"/>
        </w:trPr>
        <w:tc>
          <w:tcPr>
            <w:tcW w:w="1158" w:type="dxa"/>
            <w:vAlign w:val="top"/>
          </w:tcPr>
          <w:p w14:paraId="483D87DC">
            <w:pPr>
              <w:pStyle w:val="7"/>
              <w:spacing w:before="213" w:line="254" w:lineRule="auto"/>
              <w:ind w:left="117" w:right="146" w:hanging="8"/>
            </w:pPr>
            <w:r>
              <w:rPr>
                <w:spacing w:val="-1"/>
              </w:rPr>
              <w:t>心脑血管风</w:t>
            </w:r>
            <w:r>
              <w:rPr>
                <w:spacing w:val="-4"/>
              </w:rPr>
              <w:t>险早筛</w:t>
            </w:r>
          </w:p>
        </w:tc>
        <w:tc>
          <w:tcPr>
            <w:tcW w:w="2320" w:type="dxa"/>
            <w:vAlign w:val="top"/>
          </w:tcPr>
          <w:p w14:paraId="00D07863">
            <w:pPr>
              <w:spacing w:line="257" w:lineRule="auto"/>
              <w:rPr>
                <w:rFonts w:ascii="Arial"/>
                <w:sz w:val="21"/>
              </w:rPr>
            </w:pPr>
          </w:p>
          <w:p w14:paraId="4F6AE78F">
            <w:pPr>
              <w:pStyle w:val="7"/>
              <w:spacing w:before="78" w:line="225" w:lineRule="auto"/>
              <w:ind w:left="106"/>
            </w:pPr>
            <w:r>
              <w:rPr>
                <w:spacing w:val="-1"/>
              </w:rPr>
              <w:t>脂蛋白相关磷脂酶 A2</w:t>
            </w:r>
          </w:p>
        </w:tc>
        <w:tc>
          <w:tcPr>
            <w:tcW w:w="4252" w:type="dxa"/>
            <w:vMerge w:val="continue"/>
            <w:tcBorders>
              <w:top w:val="nil"/>
            </w:tcBorders>
            <w:vAlign w:val="top"/>
          </w:tcPr>
          <w:p w14:paraId="3F7E6665">
            <w:pPr>
              <w:rPr>
                <w:rFonts w:ascii="Arial"/>
                <w:sz w:val="21"/>
              </w:rPr>
            </w:pPr>
          </w:p>
        </w:tc>
        <w:tc>
          <w:tcPr>
            <w:tcW w:w="844" w:type="dxa"/>
            <w:vAlign w:val="top"/>
          </w:tcPr>
          <w:p w14:paraId="497DAD23">
            <w:pPr>
              <w:spacing w:line="257" w:lineRule="auto"/>
              <w:rPr>
                <w:rFonts w:ascii="Arial"/>
                <w:sz w:val="21"/>
              </w:rPr>
            </w:pPr>
          </w:p>
          <w:p w14:paraId="66D646E9">
            <w:pPr>
              <w:pStyle w:val="7"/>
              <w:spacing w:before="77" w:line="315" w:lineRule="exact"/>
              <w:ind w:left="353"/>
            </w:pPr>
            <w:r>
              <w:rPr>
                <w:position w:val="3"/>
              </w:rPr>
              <w:t>★</w:t>
            </w:r>
          </w:p>
        </w:tc>
        <w:tc>
          <w:tcPr>
            <w:tcW w:w="640" w:type="dxa"/>
            <w:vAlign w:val="top"/>
          </w:tcPr>
          <w:p w14:paraId="474BC1FE">
            <w:pPr>
              <w:rPr>
                <w:rFonts w:ascii="Arial"/>
                <w:sz w:val="21"/>
              </w:rPr>
            </w:pPr>
          </w:p>
        </w:tc>
        <w:tc>
          <w:tcPr>
            <w:tcW w:w="644" w:type="dxa"/>
            <w:vAlign w:val="top"/>
          </w:tcPr>
          <w:p w14:paraId="5F7B173E">
            <w:pPr>
              <w:rPr>
                <w:rFonts w:ascii="Arial"/>
                <w:sz w:val="21"/>
              </w:rPr>
            </w:pPr>
          </w:p>
        </w:tc>
      </w:tr>
    </w:tbl>
    <w:p w14:paraId="7B9FC45C">
      <w:pPr>
        <w:rPr>
          <w:rFonts w:ascii="Arial"/>
          <w:sz w:val="21"/>
        </w:rPr>
      </w:pPr>
    </w:p>
    <w:p w14:paraId="5C6C13CA">
      <w:pPr>
        <w:rPr>
          <w:rFonts w:ascii="Arial" w:hAnsi="Arial" w:eastAsia="Arial" w:cs="Arial"/>
          <w:sz w:val="21"/>
          <w:szCs w:val="21"/>
        </w:rPr>
        <w:sectPr>
          <w:footerReference r:id="rId27" w:type="default"/>
          <w:pgSz w:w="11906" w:h="16839"/>
          <w:pgMar w:top="400" w:right="1021" w:bottom="1170" w:left="1021" w:header="0" w:footer="956" w:gutter="0"/>
          <w:cols w:space="720" w:num="1"/>
        </w:sectPr>
      </w:pPr>
    </w:p>
    <w:p w14:paraId="37D47006">
      <w:pPr>
        <w:spacing w:before="3"/>
      </w:pPr>
    </w:p>
    <w:p w14:paraId="0BD8106A">
      <w:pPr>
        <w:spacing w:before="3"/>
      </w:pPr>
    </w:p>
    <w:p w14:paraId="6C47A61B">
      <w:pPr>
        <w:spacing w:before="3"/>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58"/>
        <w:gridCol w:w="2320"/>
        <w:gridCol w:w="4252"/>
        <w:gridCol w:w="844"/>
        <w:gridCol w:w="640"/>
        <w:gridCol w:w="644"/>
      </w:tblGrid>
      <w:tr w14:paraId="578C4E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08" w:hRule="atLeast"/>
        </w:trPr>
        <w:tc>
          <w:tcPr>
            <w:tcW w:w="1158" w:type="dxa"/>
            <w:shd w:val="clear" w:color="auto" w:fill="E2EFDA"/>
            <w:vAlign w:val="top"/>
          </w:tcPr>
          <w:p w14:paraId="6EC7C797">
            <w:pPr>
              <w:rPr>
                <w:rFonts w:ascii="Arial"/>
                <w:sz w:val="21"/>
              </w:rPr>
            </w:pPr>
          </w:p>
          <w:p w14:paraId="6EDC4664">
            <w:pPr>
              <w:rPr>
                <w:rFonts w:ascii="Arial"/>
                <w:sz w:val="21"/>
              </w:rPr>
            </w:pPr>
          </w:p>
          <w:p w14:paraId="2B5CD6FD">
            <w:pPr>
              <w:rPr>
                <w:rFonts w:ascii="Arial"/>
                <w:sz w:val="21"/>
              </w:rPr>
            </w:pPr>
          </w:p>
          <w:p w14:paraId="3B018565">
            <w:pPr>
              <w:rPr>
                <w:rFonts w:ascii="Arial"/>
                <w:sz w:val="21"/>
              </w:rPr>
            </w:pPr>
          </w:p>
          <w:p w14:paraId="191EE5BF">
            <w:pPr>
              <w:rPr>
                <w:rFonts w:ascii="Arial"/>
                <w:sz w:val="21"/>
              </w:rPr>
            </w:pPr>
          </w:p>
          <w:p w14:paraId="6A830D4D">
            <w:pPr>
              <w:spacing w:line="241" w:lineRule="auto"/>
              <w:rPr>
                <w:rFonts w:ascii="Arial"/>
                <w:sz w:val="21"/>
              </w:rPr>
            </w:pPr>
          </w:p>
          <w:p w14:paraId="517E6B30">
            <w:pPr>
              <w:spacing w:line="241" w:lineRule="auto"/>
              <w:rPr>
                <w:rFonts w:ascii="Arial"/>
                <w:sz w:val="21"/>
              </w:rPr>
            </w:pPr>
          </w:p>
          <w:p w14:paraId="1A288CF5">
            <w:pPr>
              <w:spacing w:line="241" w:lineRule="auto"/>
              <w:rPr>
                <w:rFonts w:ascii="Arial"/>
                <w:sz w:val="21"/>
              </w:rPr>
            </w:pPr>
          </w:p>
          <w:p w14:paraId="766E0888">
            <w:pPr>
              <w:pStyle w:val="7"/>
              <w:spacing w:before="77" w:line="229" w:lineRule="auto"/>
              <w:ind w:left="110" w:right="146"/>
            </w:pPr>
            <w:r>
              <w:rPr>
                <w:color w:val="FF0000"/>
                <w:spacing w:val="-1"/>
              </w:rPr>
              <w:t>血管内皮生</w:t>
            </w:r>
            <w:r>
              <w:rPr>
                <w:color w:val="FF0000"/>
                <w:spacing w:val="-2"/>
              </w:rPr>
              <w:t>长因子</w:t>
            </w:r>
          </w:p>
          <w:p w14:paraId="44314EF2">
            <w:pPr>
              <w:pStyle w:val="7"/>
              <w:spacing w:before="1" w:line="220" w:lineRule="auto"/>
              <w:ind w:left="120"/>
            </w:pPr>
            <w:r>
              <w:rPr>
                <w:color w:val="FF0000"/>
                <w:spacing w:val="-2"/>
              </w:rPr>
              <w:t>(VEGF)测定</w:t>
            </w:r>
          </w:p>
        </w:tc>
        <w:tc>
          <w:tcPr>
            <w:tcW w:w="2320" w:type="dxa"/>
            <w:shd w:val="clear" w:color="auto" w:fill="E2EFDA"/>
            <w:vAlign w:val="top"/>
          </w:tcPr>
          <w:p w14:paraId="12EA62B3">
            <w:pPr>
              <w:spacing w:line="248" w:lineRule="auto"/>
              <w:rPr>
                <w:rFonts w:ascii="Arial"/>
                <w:sz w:val="21"/>
              </w:rPr>
            </w:pPr>
          </w:p>
          <w:p w14:paraId="7BB28979">
            <w:pPr>
              <w:spacing w:line="248" w:lineRule="auto"/>
              <w:rPr>
                <w:rFonts w:ascii="Arial"/>
                <w:sz w:val="21"/>
              </w:rPr>
            </w:pPr>
          </w:p>
          <w:p w14:paraId="35340EB4">
            <w:pPr>
              <w:spacing w:line="248" w:lineRule="auto"/>
              <w:rPr>
                <w:rFonts w:ascii="Arial"/>
                <w:sz w:val="21"/>
              </w:rPr>
            </w:pPr>
          </w:p>
          <w:p w14:paraId="03374C86">
            <w:pPr>
              <w:spacing w:line="248" w:lineRule="auto"/>
              <w:rPr>
                <w:rFonts w:ascii="Arial"/>
                <w:sz w:val="21"/>
              </w:rPr>
            </w:pPr>
          </w:p>
          <w:p w14:paraId="1E186CEF">
            <w:pPr>
              <w:spacing w:line="248" w:lineRule="auto"/>
              <w:rPr>
                <w:rFonts w:ascii="Arial"/>
                <w:sz w:val="21"/>
              </w:rPr>
            </w:pPr>
          </w:p>
          <w:p w14:paraId="7F92EC2A">
            <w:pPr>
              <w:spacing w:line="248" w:lineRule="auto"/>
              <w:rPr>
                <w:rFonts w:ascii="Arial"/>
                <w:sz w:val="21"/>
              </w:rPr>
            </w:pPr>
          </w:p>
          <w:p w14:paraId="4F3BD243">
            <w:pPr>
              <w:spacing w:line="248" w:lineRule="auto"/>
              <w:rPr>
                <w:rFonts w:ascii="Arial"/>
                <w:sz w:val="21"/>
              </w:rPr>
            </w:pPr>
          </w:p>
          <w:p w14:paraId="44C88582">
            <w:pPr>
              <w:spacing w:line="248" w:lineRule="auto"/>
              <w:rPr>
                <w:rFonts w:ascii="Arial"/>
                <w:sz w:val="21"/>
              </w:rPr>
            </w:pPr>
          </w:p>
          <w:p w14:paraId="7C29A8E0">
            <w:pPr>
              <w:spacing w:line="248" w:lineRule="auto"/>
              <w:rPr>
                <w:rFonts w:ascii="Arial"/>
                <w:sz w:val="21"/>
              </w:rPr>
            </w:pPr>
          </w:p>
          <w:p w14:paraId="6E4A4F02">
            <w:pPr>
              <w:pStyle w:val="7"/>
              <w:spacing w:before="77" w:line="183" w:lineRule="auto"/>
              <w:ind w:left="106"/>
            </w:pPr>
            <w:r>
              <w:rPr>
                <w:color w:val="FF0000"/>
                <w:spacing w:val="-1"/>
              </w:rPr>
              <w:t>血管内皮生长因子</w:t>
            </w:r>
          </w:p>
        </w:tc>
        <w:tc>
          <w:tcPr>
            <w:tcW w:w="4252" w:type="dxa"/>
            <w:shd w:val="clear" w:color="auto" w:fill="E2EFDA"/>
            <w:vAlign w:val="top"/>
          </w:tcPr>
          <w:p w14:paraId="0229759C">
            <w:pPr>
              <w:spacing w:line="432" w:lineRule="auto"/>
              <w:rPr>
                <w:rFonts w:ascii="Arial"/>
                <w:sz w:val="21"/>
              </w:rPr>
            </w:pPr>
          </w:p>
          <w:p w14:paraId="202499D4">
            <w:pPr>
              <w:pStyle w:val="7"/>
              <w:spacing w:before="77" w:line="242" w:lineRule="auto"/>
              <w:ind w:left="105" w:right="55"/>
            </w:pPr>
            <w:r>
              <w:rPr>
                <w:color w:val="FF0000"/>
                <w:spacing w:val="-1"/>
              </w:rPr>
              <w:t>通过对血清中血管内皮生长因子浓度的定量分析和</w:t>
            </w:r>
            <w:r>
              <w:rPr>
                <w:color w:val="FF0000"/>
                <w:spacing w:val="-2"/>
              </w:rPr>
              <w:t>动态变化的观察</w:t>
            </w:r>
            <w:r>
              <w:rPr>
                <w:color w:val="FF0000"/>
                <w:spacing w:val="-12"/>
              </w:rPr>
              <w:t xml:space="preserve"> </w:t>
            </w:r>
            <w:r>
              <w:rPr>
                <w:color w:val="FF0000"/>
                <w:spacing w:val="-2"/>
              </w:rPr>
              <w:t>，对血管新生相关疾病、肿瘤早期</w:t>
            </w:r>
            <w:r>
              <w:rPr>
                <w:color w:val="FF0000"/>
              </w:rPr>
              <w:t>筛查、病情监测、预后评估等方面具有创新</w:t>
            </w:r>
            <w:r>
              <w:rPr>
                <w:color w:val="FF0000"/>
                <w:spacing w:val="-1"/>
              </w:rPr>
              <w:t>性的辅</w:t>
            </w:r>
            <w:r>
              <w:rPr>
                <w:color w:val="FF0000"/>
                <w:spacing w:val="-3"/>
              </w:rPr>
              <w:t>助诊断价值。VEGF 在肿瘤细胞团向实体肿瘤转化过程中开始大量产生</w:t>
            </w:r>
            <w:r>
              <w:rPr>
                <w:color w:val="FF0000"/>
                <w:spacing w:val="-27"/>
              </w:rPr>
              <w:t xml:space="preserve"> </w:t>
            </w:r>
            <w:r>
              <w:rPr>
                <w:color w:val="FF0000"/>
                <w:spacing w:val="-3"/>
              </w:rPr>
              <w:t>，多为肿瘤 Tis 期、T1 期</w:t>
            </w:r>
            <w:r>
              <w:rPr>
                <w:color w:val="FF0000"/>
                <w:spacing w:val="-26"/>
              </w:rPr>
              <w:t xml:space="preserve"> </w:t>
            </w:r>
            <w:r>
              <w:rPr>
                <w:color w:val="FF0000"/>
                <w:spacing w:val="-3"/>
              </w:rPr>
              <w:t>，是肿</w:t>
            </w:r>
            <w:r>
              <w:rPr>
                <w:color w:val="FF0000"/>
                <w:spacing w:val="-5"/>
              </w:rPr>
              <w:t>瘤筛查的最佳时期。可覆盖约 160 种肿瘤，对肝癌、</w:t>
            </w:r>
            <w:r>
              <w:rPr>
                <w:color w:val="FF0000"/>
              </w:rPr>
              <w:t>子宫内膜癌、膀胱癌、多发性骨髓瘤等实体</w:t>
            </w:r>
            <w:r>
              <w:rPr>
                <w:color w:val="FF0000"/>
                <w:spacing w:val="-1"/>
              </w:rPr>
              <w:t>癌和非实体癌均有较好检出率。VEGF 对肿瘤检测灵敏度</w:t>
            </w:r>
            <w:r>
              <w:rPr>
                <w:color w:val="FF0000"/>
                <w:spacing w:val="3"/>
              </w:rPr>
              <w:t xml:space="preserve">  </w:t>
            </w:r>
            <w:r>
              <w:rPr>
                <w:color w:val="FF0000"/>
                <w:spacing w:val="-2"/>
              </w:rPr>
              <w:t>70.09%</w:t>
            </w:r>
            <w:r>
              <w:rPr>
                <w:color w:val="FF0000"/>
                <w:spacing w:val="-9"/>
              </w:rPr>
              <w:t xml:space="preserve"> </w:t>
            </w:r>
            <w:r>
              <w:rPr>
                <w:color w:val="FF0000"/>
                <w:spacing w:val="-2"/>
              </w:rPr>
              <w:t>，特异性 89.29%。北京军区总医院和北京大学肿瘤医院的研究显示</w:t>
            </w:r>
            <w:r>
              <w:rPr>
                <w:color w:val="FF0000"/>
                <w:spacing w:val="-26"/>
              </w:rPr>
              <w:t xml:space="preserve"> </w:t>
            </w:r>
            <w:r>
              <w:rPr>
                <w:color w:val="FF0000"/>
                <w:spacing w:val="-2"/>
              </w:rPr>
              <w:t>，VEGF 在 11 种常见肿瘤</w:t>
            </w:r>
            <w:r>
              <w:rPr>
                <w:color w:val="FF0000"/>
                <w:spacing w:val="-1"/>
              </w:rPr>
              <w:t>中具有很好的灵敏度</w:t>
            </w:r>
          </w:p>
        </w:tc>
        <w:tc>
          <w:tcPr>
            <w:tcW w:w="844" w:type="dxa"/>
            <w:vAlign w:val="top"/>
          </w:tcPr>
          <w:p w14:paraId="250BB02B">
            <w:pPr>
              <w:spacing w:line="244" w:lineRule="auto"/>
              <w:rPr>
                <w:rFonts w:ascii="Arial"/>
                <w:sz w:val="21"/>
              </w:rPr>
            </w:pPr>
          </w:p>
          <w:p w14:paraId="7C13DA5B">
            <w:pPr>
              <w:spacing w:line="244" w:lineRule="auto"/>
              <w:rPr>
                <w:rFonts w:ascii="Arial"/>
                <w:sz w:val="21"/>
              </w:rPr>
            </w:pPr>
          </w:p>
          <w:p w14:paraId="50C6BBDB">
            <w:pPr>
              <w:spacing w:line="244" w:lineRule="auto"/>
              <w:rPr>
                <w:rFonts w:ascii="Arial"/>
                <w:sz w:val="21"/>
              </w:rPr>
            </w:pPr>
          </w:p>
          <w:p w14:paraId="131F2368">
            <w:pPr>
              <w:spacing w:line="244" w:lineRule="auto"/>
              <w:rPr>
                <w:rFonts w:ascii="Arial"/>
                <w:sz w:val="21"/>
              </w:rPr>
            </w:pPr>
          </w:p>
          <w:p w14:paraId="4C546FC8">
            <w:pPr>
              <w:spacing w:line="244" w:lineRule="auto"/>
              <w:rPr>
                <w:rFonts w:ascii="Arial"/>
                <w:sz w:val="21"/>
              </w:rPr>
            </w:pPr>
          </w:p>
          <w:p w14:paraId="1A9FCEBE">
            <w:pPr>
              <w:spacing w:line="244" w:lineRule="auto"/>
              <w:rPr>
                <w:rFonts w:ascii="Arial"/>
                <w:sz w:val="21"/>
              </w:rPr>
            </w:pPr>
          </w:p>
          <w:p w14:paraId="74751738">
            <w:pPr>
              <w:spacing w:line="245" w:lineRule="auto"/>
              <w:rPr>
                <w:rFonts w:ascii="Arial"/>
                <w:sz w:val="21"/>
              </w:rPr>
            </w:pPr>
          </w:p>
          <w:p w14:paraId="781EB0ED">
            <w:pPr>
              <w:spacing w:line="245" w:lineRule="auto"/>
              <w:rPr>
                <w:rFonts w:ascii="Arial"/>
                <w:sz w:val="21"/>
              </w:rPr>
            </w:pPr>
          </w:p>
          <w:p w14:paraId="41D94D64">
            <w:pPr>
              <w:spacing w:line="245" w:lineRule="auto"/>
              <w:rPr>
                <w:rFonts w:ascii="Arial"/>
                <w:sz w:val="21"/>
              </w:rPr>
            </w:pPr>
          </w:p>
          <w:p w14:paraId="1A57E1E4">
            <w:pPr>
              <w:pStyle w:val="7"/>
              <w:spacing w:before="77" w:line="315" w:lineRule="exact"/>
              <w:ind w:left="353"/>
            </w:pPr>
            <w:r>
              <w:rPr>
                <w:position w:val="3"/>
              </w:rPr>
              <w:t>★</w:t>
            </w:r>
          </w:p>
        </w:tc>
        <w:tc>
          <w:tcPr>
            <w:tcW w:w="640" w:type="dxa"/>
            <w:vAlign w:val="top"/>
          </w:tcPr>
          <w:p w14:paraId="13817716">
            <w:pPr>
              <w:spacing w:line="244" w:lineRule="auto"/>
              <w:rPr>
                <w:rFonts w:ascii="Arial"/>
                <w:sz w:val="21"/>
              </w:rPr>
            </w:pPr>
          </w:p>
          <w:p w14:paraId="1720778D">
            <w:pPr>
              <w:spacing w:line="244" w:lineRule="auto"/>
              <w:rPr>
                <w:rFonts w:ascii="Arial"/>
                <w:sz w:val="21"/>
              </w:rPr>
            </w:pPr>
          </w:p>
          <w:p w14:paraId="194F2547">
            <w:pPr>
              <w:spacing w:line="244" w:lineRule="auto"/>
              <w:rPr>
                <w:rFonts w:ascii="Arial"/>
                <w:sz w:val="21"/>
              </w:rPr>
            </w:pPr>
          </w:p>
          <w:p w14:paraId="791C3C98">
            <w:pPr>
              <w:spacing w:line="244" w:lineRule="auto"/>
              <w:rPr>
                <w:rFonts w:ascii="Arial"/>
                <w:sz w:val="21"/>
              </w:rPr>
            </w:pPr>
          </w:p>
          <w:p w14:paraId="31882FFA">
            <w:pPr>
              <w:spacing w:line="244" w:lineRule="auto"/>
              <w:rPr>
                <w:rFonts w:ascii="Arial"/>
                <w:sz w:val="21"/>
              </w:rPr>
            </w:pPr>
          </w:p>
          <w:p w14:paraId="79855675">
            <w:pPr>
              <w:spacing w:line="244" w:lineRule="auto"/>
              <w:rPr>
                <w:rFonts w:ascii="Arial"/>
                <w:sz w:val="21"/>
              </w:rPr>
            </w:pPr>
          </w:p>
          <w:p w14:paraId="2BA7D418">
            <w:pPr>
              <w:spacing w:line="245" w:lineRule="auto"/>
              <w:rPr>
                <w:rFonts w:ascii="Arial"/>
                <w:sz w:val="21"/>
              </w:rPr>
            </w:pPr>
          </w:p>
          <w:p w14:paraId="418046E0">
            <w:pPr>
              <w:spacing w:line="245" w:lineRule="auto"/>
              <w:rPr>
                <w:rFonts w:ascii="Arial"/>
                <w:sz w:val="21"/>
              </w:rPr>
            </w:pPr>
          </w:p>
          <w:p w14:paraId="12617555">
            <w:pPr>
              <w:spacing w:line="245" w:lineRule="auto"/>
              <w:rPr>
                <w:rFonts w:ascii="Arial"/>
                <w:sz w:val="21"/>
              </w:rPr>
            </w:pPr>
          </w:p>
          <w:p w14:paraId="5170F8A0">
            <w:pPr>
              <w:pStyle w:val="7"/>
              <w:spacing w:before="77" w:line="315" w:lineRule="exact"/>
              <w:ind w:left="251"/>
            </w:pPr>
            <w:r>
              <w:rPr>
                <w:position w:val="3"/>
              </w:rPr>
              <w:t>★</w:t>
            </w:r>
          </w:p>
        </w:tc>
        <w:tc>
          <w:tcPr>
            <w:tcW w:w="644" w:type="dxa"/>
            <w:vAlign w:val="top"/>
          </w:tcPr>
          <w:p w14:paraId="3436F393">
            <w:pPr>
              <w:spacing w:line="244" w:lineRule="auto"/>
              <w:rPr>
                <w:rFonts w:ascii="Arial"/>
                <w:sz w:val="21"/>
              </w:rPr>
            </w:pPr>
          </w:p>
          <w:p w14:paraId="1DD55A5E">
            <w:pPr>
              <w:spacing w:line="244" w:lineRule="auto"/>
              <w:rPr>
                <w:rFonts w:ascii="Arial"/>
                <w:sz w:val="21"/>
              </w:rPr>
            </w:pPr>
          </w:p>
          <w:p w14:paraId="6B50555A">
            <w:pPr>
              <w:spacing w:line="244" w:lineRule="auto"/>
              <w:rPr>
                <w:rFonts w:ascii="Arial"/>
                <w:sz w:val="21"/>
              </w:rPr>
            </w:pPr>
          </w:p>
          <w:p w14:paraId="5C83EC05">
            <w:pPr>
              <w:spacing w:line="244" w:lineRule="auto"/>
              <w:rPr>
                <w:rFonts w:ascii="Arial"/>
                <w:sz w:val="21"/>
              </w:rPr>
            </w:pPr>
          </w:p>
          <w:p w14:paraId="0F596290">
            <w:pPr>
              <w:spacing w:line="244" w:lineRule="auto"/>
              <w:rPr>
                <w:rFonts w:ascii="Arial"/>
                <w:sz w:val="21"/>
              </w:rPr>
            </w:pPr>
          </w:p>
          <w:p w14:paraId="3A819F0B">
            <w:pPr>
              <w:spacing w:line="244" w:lineRule="auto"/>
              <w:rPr>
                <w:rFonts w:ascii="Arial"/>
                <w:sz w:val="21"/>
              </w:rPr>
            </w:pPr>
          </w:p>
          <w:p w14:paraId="698180B9">
            <w:pPr>
              <w:spacing w:line="245" w:lineRule="auto"/>
              <w:rPr>
                <w:rFonts w:ascii="Arial"/>
                <w:sz w:val="21"/>
              </w:rPr>
            </w:pPr>
          </w:p>
          <w:p w14:paraId="74854EC5">
            <w:pPr>
              <w:spacing w:line="245" w:lineRule="auto"/>
              <w:rPr>
                <w:rFonts w:ascii="Arial"/>
                <w:sz w:val="21"/>
              </w:rPr>
            </w:pPr>
          </w:p>
          <w:p w14:paraId="35D379FE">
            <w:pPr>
              <w:spacing w:line="245" w:lineRule="auto"/>
              <w:rPr>
                <w:rFonts w:ascii="Arial"/>
                <w:sz w:val="21"/>
              </w:rPr>
            </w:pPr>
          </w:p>
          <w:p w14:paraId="026DE234">
            <w:pPr>
              <w:pStyle w:val="7"/>
              <w:spacing w:before="77" w:line="315" w:lineRule="exact"/>
              <w:ind w:left="252"/>
            </w:pPr>
            <w:r>
              <w:rPr>
                <w:position w:val="3"/>
              </w:rPr>
              <w:t>★</w:t>
            </w:r>
          </w:p>
        </w:tc>
      </w:tr>
      <w:tr w14:paraId="074565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4" w:hRule="atLeast"/>
        </w:trPr>
        <w:tc>
          <w:tcPr>
            <w:tcW w:w="1158" w:type="dxa"/>
            <w:vMerge w:val="restart"/>
            <w:tcBorders>
              <w:bottom w:val="nil"/>
            </w:tcBorders>
            <w:vAlign w:val="top"/>
          </w:tcPr>
          <w:p w14:paraId="4D91346C">
            <w:pPr>
              <w:spacing w:line="252" w:lineRule="auto"/>
              <w:rPr>
                <w:rFonts w:ascii="Arial"/>
                <w:sz w:val="21"/>
              </w:rPr>
            </w:pPr>
          </w:p>
          <w:p w14:paraId="612A9E37">
            <w:pPr>
              <w:spacing w:line="252" w:lineRule="auto"/>
              <w:rPr>
                <w:rFonts w:ascii="Arial"/>
                <w:sz w:val="21"/>
              </w:rPr>
            </w:pPr>
          </w:p>
          <w:p w14:paraId="16B1C490">
            <w:pPr>
              <w:spacing w:line="253" w:lineRule="auto"/>
              <w:rPr>
                <w:rFonts w:ascii="Arial"/>
                <w:sz w:val="21"/>
              </w:rPr>
            </w:pPr>
          </w:p>
          <w:p w14:paraId="1A3A9844">
            <w:pPr>
              <w:spacing w:line="253" w:lineRule="auto"/>
              <w:rPr>
                <w:rFonts w:ascii="Arial"/>
                <w:sz w:val="21"/>
              </w:rPr>
            </w:pPr>
          </w:p>
          <w:p w14:paraId="379326B1">
            <w:pPr>
              <w:spacing w:line="253" w:lineRule="auto"/>
              <w:rPr>
                <w:rFonts w:ascii="Arial"/>
                <w:sz w:val="21"/>
              </w:rPr>
            </w:pPr>
          </w:p>
          <w:p w14:paraId="7C232528">
            <w:pPr>
              <w:spacing w:line="253" w:lineRule="auto"/>
              <w:rPr>
                <w:rFonts w:ascii="Arial"/>
                <w:sz w:val="21"/>
              </w:rPr>
            </w:pPr>
          </w:p>
          <w:p w14:paraId="28CDB64E">
            <w:pPr>
              <w:spacing w:line="253" w:lineRule="auto"/>
              <w:rPr>
                <w:rFonts w:ascii="Arial"/>
                <w:sz w:val="21"/>
              </w:rPr>
            </w:pPr>
          </w:p>
          <w:p w14:paraId="7BCED68E">
            <w:pPr>
              <w:spacing w:line="253" w:lineRule="auto"/>
              <w:rPr>
                <w:rFonts w:ascii="Arial"/>
                <w:sz w:val="21"/>
              </w:rPr>
            </w:pPr>
          </w:p>
          <w:p w14:paraId="38C508EF">
            <w:pPr>
              <w:spacing w:line="253" w:lineRule="auto"/>
              <w:rPr>
                <w:rFonts w:ascii="Arial"/>
                <w:sz w:val="21"/>
              </w:rPr>
            </w:pPr>
          </w:p>
          <w:p w14:paraId="7BE45373">
            <w:pPr>
              <w:spacing w:line="253" w:lineRule="auto"/>
              <w:rPr>
                <w:rFonts w:ascii="Arial"/>
                <w:sz w:val="21"/>
              </w:rPr>
            </w:pPr>
          </w:p>
          <w:p w14:paraId="49DCBF23">
            <w:pPr>
              <w:spacing w:line="253" w:lineRule="auto"/>
              <w:rPr>
                <w:rFonts w:ascii="Arial"/>
                <w:sz w:val="21"/>
              </w:rPr>
            </w:pPr>
          </w:p>
          <w:p w14:paraId="5B1A5B5A">
            <w:pPr>
              <w:spacing w:line="253" w:lineRule="auto"/>
              <w:rPr>
                <w:rFonts w:ascii="Arial"/>
                <w:sz w:val="21"/>
              </w:rPr>
            </w:pPr>
          </w:p>
          <w:p w14:paraId="5C0D3560">
            <w:pPr>
              <w:spacing w:line="253" w:lineRule="auto"/>
              <w:rPr>
                <w:rFonts w:ascii="Arial"/>
                <w:sz w:val="21"/>
              </w:rPr>
            </w:pPr>
          </w:p>
          <w:p w14:paraId="3127C975">
            <w:pPr>
              <w:spacing w:line="253" w:lineRule="auto"/>
              <w:rPr>
                <w:rFonts w:ascii="Arial"/>
                <w:sz w:val="21"/>
              </w:rPr>
            </w:pPr>
          </w:p>
          <w:p w14:paraId="1817C403">
            <w:pPr>
              <w:pStyle w:val="7"/>
              <w:spacing w:before="78" w:line="183" w:lineRule="auto"/>
              <w:ind w:left="218"/>
            </w:pPr>
            <w:r>
              <w:rPr>
                <w:spacing w:val="-1"/>
              </w:rPr>
              <w:t>肿瘤筛查</w:t>
            </w:r>
          </w:p>
        </w:tc>
        <w:tc>
          <w:tcPr>
            <w:tcW w:w="2320" w:type="dxa"/>
            <w:vAlign w:val="top"/>
          </w:tcPr>
          <w:p w14:paraId="0732E080">
            <w:pPr>
              <w:spacing w:line="397" w:lineRule="auto"/>
              <w:rPr>
                <w:rFonts w:ascii="Arial"/>
                <w:sz w:val="21"/>
              </w:rPr>
            </w:pPr>
          </w:p>
          <w:p w14:paraId="4A7299B1">
            <w:pPr>
              <w:pStyle w:val="7"/>
              <w:spacing w:before="77" w:line="183" w:lineRule="auto"/>
              <w:ind w:left="123"/>
            </w:pPr>
            <w:r>
              <w:rPr>
                <w:spacing w:val="-4"/>
              </w:rPr>
              <w:t>甲胎蛋白定量</w:t>
            </w:r>
          </w:p>
        </w:tc>
        <w:tc>
          <w:tcPr>
            <w:tcW w:w="4252" w:type="dxa"/>
            <w:vAlign w:val="top"/>
          </w:tcPr>
          <w:p w14:paraId="50E50500">
            <w:pPr>
              <w:pStyle w:val="7"/>
              <w:spacing w:before="165" w:line="243" w:lineRule="auto"/>
              <w:ind w:left="106" w:right="183"/>
              <w:jc w:val="both"/>
            </w:pPr>
            <w:r>
              <w:rPr>
                <w:spacing w:val="-1"/>
              </w:rPr>
              <w:t>对原发性肝癌的诊断、疗效观察和预后评估有重要的临床意义。在卵巢、</w:t>
            </w:r>
            <w:r>
              <w:rPr>
                <w:spacing w:val="-33"/>
              </w:rPr>
              <w:t xml:space="preserve"> </w:t>
            </w:r>
            <w:r>
              <w:rPr>
                <w:spacing w:val="-1"/>
              </w:rPr>
              <w:t>胃、胰腺癌、睾丸癌</w:t>
            </w:r>
            <w:r>
              <w:rPr>
                <w:spacing w:val="-2"/>
              </w:rPr>
              <w:t>等肿瘤</w:t>
            </w:r>
            <w:r>
              <w:rPr>
                <w:spacing w:val="-1"/>
              </w:rPr>
              <w:t>及肝炎、肝硬化等疾病也有异常发现。</w:t>
            </w:r>
          </w:p>
        </w:tc>
        <w:tc>
          <w:tcPr>
            <w:tcW w:w="844" w:type="dxa"/>
            <w:vAlign w:val="top"/>
          </w:tcPr>
          <w:p w14:paraId="193F2FB4">
            <w:pPr>
              <w:spacing w:line="363" w:lineRule="auto"/>
              <w:rPr>
                <w:rFonts w:ascii="Arial"/>
                <w:sz w:val="21"/>
              </w:rPr>
            </w:pPr>
          </w:p>
          <w:p w14:paraId="765039B3">
            <w:pPr>
              <w:pStyle w:val="7"/>
              <w:spacing w:before="78" w:line="315" w:lineRule="exact"/>
              <w:ind w:left="353"/>
            </w:pPr>
            <w:r>
              <w:rPr>
                <w:position w:val="3"/>
              </w:rPr>
              <w:t>★</w:t>
            </w:r>
          </w:p>
        </w:tc>
        <w:tc>
          <w:tcPr>
            <w:tcW w:w="640" w:type="dxa"/>
            <w:vAlign w:val="top"/>
          </w:tcPr>
          <w:p w14:paraId="30376D2D">
            <w:pPr>
              <w:spacing w:line="363" w:lineRule="auto"/>
              <w:rPr>
                <w:rFonts w:ascii="Arial"/>
                <w:sz w:val="21"/>
              </w:rPr>
            </w:pPr>
          </w:p>
          <w:p w14:paraId="55E813E0">
            <w:pPr>
              <w:pStyle w:val="7"/>
              <w:spacing w:before="78" w:line="315" w:lineRule="exact"/>
              <w:ind w:left="251"/>
            </w:pPr>
            <w:r>
              <w:rPr>
                <w:position w:val="3"/>
              </w:rPr>
              <w:t>★</w:t>
            </w:r>
          </w:p>
        </w:tc>
        <w:tc>
          <w:tcPr>
            <w:tcW w:w="644" w:type="dxa"/>
            <w:vAlign w:val="top"/>
          </w:tcPr>
          <w:p w14:paraId="5E1ADE92">
            <w:pPr>
              <w:spacing w:line="363" w:lineRule="auto"/>
              <w:rPr>
                <w:rFonts w:ascii="Arial"/>
                <w:sz w:val="21"/>
              </w:rPr>
            </w:pPr>
          </w:p>
          <w:p w14:paraId="7EC0E700">
            <w:pPr>
              <w:pStyle w:val="7"/>
              <w:spacing w:before="78" w:line="315" w:lineRule="exact"/>
              <w:ind w:left="252"/>
            </w:pPr>
            <w:r>
              <w:rPr>
                <w:position w:val="3"/>
              </w:rPr>
              <w:t>★</w:t>
            </w:r>
          </w:p>
        </w:tc>
      </w:tr>
      <w:tr w14:paraId="008CC6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1158" w:type="dxa"/>
            <w:vMerge w:val="continue"/>
            <w:tcBorders>
              <w:top w:val="nil"/>
              <w:bottom w:val="nil"/>
            </w:tcBorders>
            <w:vAlign w:val="top"/>
          </w:tcPr>
          <w:p w14:paraId="225D42E7">
            <w:pPr>
              <w:rPr>
                <w:rFonts w:ascii="Arial"/>
                <w:sz w:val="21"/>
              </w:rPr>
            </w:pPr>
          </w:p>
        </w:tc>
        <w:tc>
          <w:tcPr>
            <w:tcW w:w="2320" w:type="dxa"/>
            <w:vAlign w:val="top"/>
          </w:tcPr>
          <w:p w14:paraId="69821F70">
            <w:pPr>
              <w:spacing w:line="310" w:lineRule="auto"/>
              <w:rPr>
                <w:rFonts w:ascii="Arial"/>
                <w:sz w:val="21"/>
              </w:rPr>
            </w:pPr>
          </w:p>
          <w:p w14:paraId="7951B62D">
            <w:pPr>
              <w:pStyle w:val="7"/>
              <w:spacing w:before="77" w:line="183" w:lineRule="auto"/>
              <w:ind w:left="105"/>
            </w:pPr>
            <w:r>
              <w:rPr>
                <w:spacing w:val="-1"/>
              </w:rPr>
              <w:t>癌胚抗原定量</w:t>
            </w:r>
          </w:p>
        </w:tc>
        <w:tc>
          <w:tcPr>
            <w:tcW w:w="4252" w:type="dxa"/>
            <w:vAlign w:val="top"/>
          </w:tcPr>
          <w:p w14:paraId="11EF72B0">
            <w:pPr>
              <w:pStyle w:val="7"/>
              <w:spacing w:before="77" w:line="221" w:lineRule="auto"/>
              <w:ind w:left="105" w:right="183"/>
            </w:pPr>
            <w:r>
              <w:rPr>
                <w:spacing w:val="-2"/>
              </w:rPr>
              <w:t>系广谱性肿瘤标志物</w:t>
            </w:r>
            <w:r>
              <w:rPr>
                <w:spacing w:val="-13"/>
              </w:rPr>
              <w:t xml:space="preserve"> </w:t>
            </w:r>
            <w:r>
              <w:rPr>
                <w:spacing w:val="-2"/>
              </w:rPr>
              <w:t>，对大肠癌、胰腺癌的筛查、</w:t>
            </w:r>
            <w:r>
              <w:rPr>
                <w:spacing w:val="-1"/>
              </w:rPr>
              <w:t>疗效观察和预后评估有重要的临床意义。在胃、乳腺、肺癌等也可升高。</w:t>
            </w:r>
          </w:p>
        </w:tc>
        <w:tc>
          <w:tcPr>
            <w:tcW w:w="844" w:type="dxa"/>
            <w:vAlign w:val="top"/>
          </w:tcPr>
          <w:p w14:paraId="44216F31">
            <w:pPr>
              <w:spacing w:line="277" w:lineRule="auto"/>
              <w:rPr>
                <w:rFonts w:ascii="Arial"/>
                <w:sz w:val="21"/>
              </w:rPr>
            </w:pPr>
          </w:p>
          <w:p w14:paraId="7C71331A">
            <w:pPr>
              <w:pStyle w:val="7"/>
              <w:spacing w:before="77" w:line="315" w:lineRule="exact"/>
              <w:ind w:left="353"/>
            </w:pPr>
            <w:r>
              <w:rPr>
                <w:position w:val="3"/>
              </w:rPr>
              <w:t>★</w:t>
            </w:r>
          </w:p>
        </w:tc>
        <w:tc>
          <w:tcPr>
            <w:tcW w:w="640" w:type="dxa"/>
            <w:vAlign w:val="top"/>
          </w:tcPr>
          <w:p w14:paraId="0BEBA7C8">
            <w:pPr>
              <w:spacing w:line="277" w:lineRule="auto"/>
              <w:rPr>
                <w:rFonts w:ascii="Arial"/>
                <w:sz w:val="21"/>
              </w:rPr>
            </w:pPr>
          </w:p>
          <w:p w14:paraId="15709682">
            <w:pPr>
              <w:pStyle w:val="7"/>
              <w:spacing w:before="77" w:line="315" w:lineRule="exact"/>
              <w:ind w:left="251"/>
            </w:pPr>
            <w:r>
              <w:rPr>
                <w:position w:val="3"/>
              </w:rPr>
              <w:t>★</w:t>
            </w:r>
          </w:p>
        </w:tc>
        <w:tc>
          <w:tcPr>
            <w:tcW w:w="644" w:type="dxa"/>
            <w:vAlign w:val="top"/>
          </w:tcPr>
          <w:p w14:paraId="69B3F5A9">
            <w:pPr>
              <w:spacing w:line="277" w:lineRule="auto"/>
              <w:rPr>
                <w:rFonts w:ascii="Arial"/>
                <w:sz w:val="21"/>
              </w:rPr>
            </w:pPr>
          </w:p>
          <w:p w14:paraId="739CEF1B">
            <w:pPr>
              <w:pStyle w:val="7"/>
              <w:spacing w:before="77" w:line="315" w:lineRule="exact"/>
              <w:ind w:left="252"/>
            </w:pPr>
            <w:r>
              <w:rPr>
                <w:position w:val="3"/>
              </w:rPr>
              <w:t>★</w:t>
            </w:r>
          </w:p>
        </w:tc>
      </w:tr>
      <w:tr w14:paraId="6B778B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5" w:hRule="atLeast"/>
        </w:trPr>
        <w:tc>
          <w:tcPr>
            <w:tcW w:w="1158" w:type="dxa"/>
            <w:vMerge w:val="continue"/>
            <w:tcBorders>
              <w:top w:val="nil"/>
              <w:bottom w:val="nil"/>
            </w:tcBorders>
            <w:vAlign w:val="top"/>
          </w:tcPr>
          <w:p w14:paraId="0B995D06">
            <w:pPr>
              <w:rPr>
                <w:rFonts w:ascii="Arial"/>
                <w:sz w:val="21"/>
              </w:rPr>
            </w:pPr>
          </w:p>
        </w:tc>
        <w:tc>
          <w:tcPr>
            <w:tcW w:w="2320" w:type="dxa"/>
            <w:vAlign w:val="top"/>
          </w:tcPr>
          <w:p w14:paraId="15488503">
            <w:pPr>
              <w:spacing w:line="363" w:lineRule="auto"/>
              <w:rPr>
                <w:rFonts w:ascii="Arial"/>
                <w:sz w:val="21"/>
              </w:rPr>
            </w:pPr>
          </w:p>
          <w:p w14:paraId="5A614548">
            <w:pPr>
              <w:pStyle w:val="7"/>
              <w:spacing w:before="77" w:line="225" w:lineRule="auto"/>
              <w:ind w:left="105"/>
            </w:pPr>
            <w:r>
              <w:rPr>
                <w:color w:val="FF0000"/>
                <w:spacing w:val="-3"/>
              </w:rPr>
              <w:t>糖类抗原</w:t>
            </w:r>
            <w:r>
              <w:rPr>
                <w:color w:val="FF0000"/>
                <w:spacing w:val="11"/>
              </w:rPr>
              <w:t xml:space="preserve"> </w:t>
            </w:r>
            <w:r>
              <w:rPr>
                <w:color w:val="FF0000"/>
                <w:spacing w:val="-3"/>
              </w:rPr>
              <w:t>125</w:t>
            </w:r>
          </w:p>
        </w:tc>
        <w:tc>
          <w:tcPr>
            <w:tcW w:w="4252" w:type="dxa"/>
            <w:vAlign w:val="top"/>
          </w:tcPr>
          <w:p w14:paraId="3FBADDBE">
            <w:pPr>
              <w:pStyle w:val="7"/>
              <w:spacing w:before="132" w:line="252" w:lineRule="auto"/>
              <w:ind w:left="105" w:right="113" w:firstLine="7"/>
              <w:jc w:val="both"/>
            </w:pPr>
            <w:r>
              <w:rPr>
                <w:color w:val="FF0000"/>
                <w:spacing w:val="-1"/>
              </w:rPr>
              <w:t>CA125 对女性卵巢癌的早期诊断、疗效观察和评估</w:t>
            </w:r>
            <w:r>
              <w:rPr>
                <w:color w:val="FF0000"/>
              </w:rPr>
              <w:t>预后有重要意义。宫颈、乳腺、消化道癌及</w:t>
            </w:r>
            <w:r>
              <w:rPr>
                <w:color w:val="FF0000"/>
                <w:spacing w:val="-1"/>
              </w:rPr>
              <w:t>肺癌亦</w:t>
            </w:r>
            <w:r>
              <w:rPr>
                <w:color w:val="FF0000"/>
                <w:spacing w:val="-2"/>
              </w:rPr>
              <w:t>有异常增高；在肝硬化失代偿期</w:t>
            </w:r>
            <w:r>
              <w:rPr>
                <w:color w:val="FF0000"/>
                <w:spacing w:val="-13"/>
              </w:rPr>
              <w:t xml:space="preserve"> </w:t>
            </w:r>
            <w:r>
              <w:rPr>
                <w:color w:val="FF0000"/>
                <w:spacing w:val="-2"/>
              </w:rPr>
              <w:t>，早孕亦可升高。</w:t>
            </w:r>
          </w:p>
        </w:tc>
        <w:tc>
          <w:tcPr>
            <w:tcW w:w="844" w:type="dxa"/>
            <w:vAlign w:val="top"/>
          </w:tcPr>
          <w:p w14:paraId="0EA59122">
            <w:pPr>
              <w:rPr>
                <w:rFonts w:ascii="Arial"/>
                <w:sz w:val="21"/>
              </w:rPr>
            </w:pPr>
          </w:p>
        </w:tc>
        <w:tc>
          <w:tcPr>
            <w:tcW w:w="640" w:type="dxa"/>
            <w:vMerge w:val="restart"/>
            <w:tcBorders>
              <w:bottom w:val="nil"/>
            </w:tcBorders>
            <w:vAlign w:val="top"/>
          </w:tcPr>
          <w:p w14:paraId="2A45D595">
            <w:pPr>
              <w:spacing w:line="244" w:lineRule="auto"/>
              <w:rPr>
                <w:rFonts w:ascii="Arial"/>
                <w:sz w:val="21"/>
              </w:rPr>
            </w:pPr>
          </w:p>
          <w:p w14:paraId="59D4F03C">
            <w:pPr>
              <w:spacing w:line="244" w:lineRule="auto"/>
              <w:rPr>
                <w:rFonts w:ascii="Arial"/>
                <w:sz w:val="21"/>
              </w:rPr>
            </w:pPr>
          </w:p>
          <w:p w14:paraId="6D64D318">
            <w:pPr>
              <w:spacing w:line="245" w:lineRule="auto"/>
              <w:rPr>
                <w:rFonts w:ascii="Arial"/>
                <w:sz w:val="21"/>
              </w:rPr>
            </w:pPr>
          </w:p>
          <w:p w14:paraId="470852DB">
            <w:pPr>
              <w:spacing w:line="245" w:lineRule="auto"/>
              <w:rPr>
                <w:rFonts w:ascii="Arial"/>
                <w:sz w:val="21"/>
              </w:rPr>
            </w:pPr>
          </w:p>
          <w:p w14:paraId="10E9D16A">
            <w:pPr>
              <w:spacing w:line="245" w:lineRule="auto"/>
              <w:rPr>
                <w:rFonts w:ascii="Arial"/>
                <w:sz w:val="21"/>
              </w:rPr>
            </w:pPr>
          </w:p>
          <w:p w14:paraId="5F6A00F5">
            <w:pPr>
              <w:spacing w:line="245" w:lineRule="auto"/>
              <w:rPr>
                <w:rFonts w:ascii="Arial"/>
                <w:sz w:val="21"/>
              </w:rPr>
            </w:pPr>
          </w:p>
          <w:p w14:paraId="1A5BBF86">
            <w:pPr>
              <w:spacing w:line="245" w:lineRule="auto"/>
              <w:rPr>
                <w:rFonts w:ascii="Arial"/>
                <w:sz w:val="21"/>
              </w:rPr>
            </w:pPr>
          </w:p>
          <w:p w14:paraId="6885F73C">
            <w:pPr>
              <w:spacing w:line="245" w:lineRule="auto"/>
              <w:rPr>
                <w:rFonts w:ascii="Arial"/>
                <w:sz w:val="21"/>
              </w:rPr>
            </w:pPr>
          </w:p>
          <w:p w14:paraId="73D06F1C">
            <w:pPr>
              <w:spacing w:line="245" w:lineRule="auto"/>
              <w:rPr>
                <w:rFonts w:ascii="Arial"/>
                <w:sz w:val="21"/>
              </w:rPr>
            </w:pPr>
          </w:p>
          <w:p w14:paraId="1B93AC53">
            <w:pPr>
              <w:spacing w:line="245" w:lineRule="auto"/>
              <w:rPr>
                <w:rFonts w:ascii="Arial"/>
                <w:sz w:val="21"/>
              </w:rPr>
            </w:pPr>
          </w:p>
          <w:p w14:paraId="664966C7">
            <w:pPr>
              <w:spacing w:line="245" w:lineRule="auto"/>
              <w:rPr>
                <w:rFonts w:ascii="Arial"/>
                <w:sz w:val="21"/>
              </w:rPr>
            </w:pPr>
          </w:p>
          <w:p w14:paraId="6AB18CD4">
            <w:pPr>
              <w:spacing w:line="245" w:lineRule="auto"/>
              <w:rPr>
                <w:rFonts w:ascii="Arial"/>
                <w:sz w:val="21"/>
              </w:rPr>
            </w:pPr>
          </w:p>
          <w:p w14:paraId="74A44CA5">
            <w:pPr>
              <w:spacing w:line="245" w:lineRule="auto"/>
              <w:rPr>
                <w:rFonts w:ascii="Arial"/>
                <w:sz w:val="21"/>
              </w:rPr>
            </w:pPr>
          </w:p>
          <w:p w14:paraId="18501326">
            <w:pPr>
              <w:spacing w:line="245" w:lineRule="auto"/>
              <w:rPr>
                <w:rFonts w:ascii="Arial"/>
                <w:sz w:val="21"/>
              </w:rPr>
            </w:pPr>
          </w:p>
          <w:p w14:paraId="3BF17EB1">
            <w:pPr>
              <w:pStyle w:val="7"/>
              <w:spacing w:before="78" w:line="251" w:lineRule="auto"/>
              <w:ind w:left="155" w:right="150" w:firstLine="45"/>
            </w:pPr>
            <w:r>
              <w:rPr>
                <w:color w:val="FF0000"/>
                <w:spacing w:val="-4"/>
              </w:rPr>
              <w:t>★9</w:t>
            </w:r>
            <w:r>
              <w:rPr>
                <w:color w:val="FF0000"/>
                <w:spacing w:val="-6"/>
              </w:rPr>
              <w:t>选</w:t>
            </w:r>
            <w:r>
              <w:rPr>
                <w:color w:val="FF0000"/>
                <w:spacing w:val="2"/>
              </w:rPr>
              <w:t xml:space="preserve"> </w:t>
            </w:r>
            <w:r>
              <w:rPr>
                <w:color w:val="FF0000"/>
                <w:spacing w:val="-6"/>
              </w:rPr>
              <w:t>7</w:t>
            </w:r>
          </w:p>
        </w:tc>
        <w:tc>
          <w:tcPr>
            <w:tcW w:w="644" w:type="dxa"/>
            <w:vMerge w:val="restart"/>
            <w:tcBorders>
              <w:bottom w:val="nil"/>
            </w:tcBorders>
            <w:vAlign w:val="top"/>
          </w:tcPr>
          <w:p w14:paraId="2C379E46">
            <w:pPr>
              <w:spacing w:line="244" w:lineRule="auto"/>
              <w:rPr>
                <w:rFonts w:ascii="Arial"/>
                <w:sz w:val="21"/>
              </w:rPr>
            </w:pPr>
          </w:p>
          <w:p w14:paraId="272A15E7">
            <w:pPr>
              <w:spacing w:line="244" w:lineRule="auto"/>
              <w:rPr>
                <w:rFonts w:ascii="Arial"/>
                <w:sz w:val="21"/>
              </w:rPr>
            </w:pPr>
          </w:p>
          <w:p w14:paraId="2B45B44B">
            <w:pPr>
              <w:spacing w:line="245" w:lineRule="auto"/>
              <w:rPr>
                <w:rFonts w:ascii="Arial"/>
                <w:sz w:val="21"/>
              </w:rPr>
            </w:pPr>
          </w:p>
          <w:p w14:paraId="5200E871">
            <w:pPr>
              <w:spacing w:line="245" w:lineRule="auto"/>
              <w:rPr>
                <w:rFonts w:ascii="Arial"/>
                <w:sz w:val="21"/>
              </w:rPr>
            </w:pPr>
          </w:p>
          <w:p w14:paraId="1FD67A91">
            <w:pPr>
              <w:spacing w:line="245" w:lineRule="auto"/>
              <w:rPr>
                <w:rFonts w:ascii="Arial"/>
                <w:sz w:val="21"/>
              </w:rPr>
            </w:pPr>
          </w:p>
          <w:p w14:paraId="0FEEB43D">
            <w:pPr>
              <w:spacing w:line="245" w:lineRule="auto"/>
              <w:rPr>
                <w:rFonts w:ascii="Arial"/>
                <w:sz w:val="21"/>
              </w:rPr>
            </w:pPr>
          </w:p>
          <w:p w14:paraId="0E69ED21">
            <w:pPr>
              <w:spacing w:line="245" w:lineRule="auto"/>
              <w:rPr>
                <w:rFonts w:ascii="Arial"/>
                <w:sz w:val="21"/>
              </w:rPr>
            </w:pPr>
          </w:p>
          <w:p w14:paraId="6E643A7C">
            <w:pPr>
              <w:spacing w:line="245" w:lineRule="auto"/>
              <w:rPr>
                <w:rFonts w:ascii="Arial"/>
                <w:sz w:val="21"/>
              </w:rPr>
            </w:pPr>
          </w:p>
          <w:p w14:paraId="0E4EC53A">
            <w:pPr>
              <w:spacing w:line="245" w:lineRule="auto"/>
              <w:rPr>
                <w:rFonts w:ascii="Arial"/>
                <w:sz w:val="21"/>
              </w:rPr>
            </w:pPr>
          </w:p>
          <w:p w14:paraId="0E1B671F">
            <w:pPr>
              <w:spacing w:line="245" w:lineRule="auto"/>
              <w:rPr>
                <w:rFonts w:ascii="Arial"/>
                <w:sz w:val="21"/>
              </w:rPr>
            </w:pPr>
          </w:p>
          <w:p w14:paraId="4D0E57CC">
            <w:pPr>
              <w:spacing w:line="245" w:lineRule="auto"/>
              <w:rPr>
                <w:rFonts w:ascii="Arial"/>
                <w:sz w:val="21"/>
              </w:rPr>
            </w:pPr>
          </w:p>
          <w:p w14:paraId="0E56277E">
            <w:pPr>
              <w:spacing w:line="245" w:lineRule="auto"/>
              <w:rPr>
                <w:rFonts w:ascii="Arial"/>
                <w:sz w:val="21"/>
              </w:rPr>
            </w:pPr>
          </w:p>
          <w:p w14:paraId="104C9B5D">
            <w:pPr>
              <w:spacing w:line="245" w:lineRule="auto"/>
              <w:rPr>
                <w:rFonts w:ascii="Arial"/>
                <w:sz w:val="21"/>
              </w:rPr>
            </w:pPr>
          </w:p>
          <w:p w14:paraId="728C78D7">
            <w:pPr>
              <w:spacing w:line="245" w:lineRule="auto"/>
              <w:rPr>
                <w:rFonts w:ascii="Arial"/>
                <w:sz w:val="21"/>
              </w:rPr>
            </w:pPr>
          </w:p>
          <w:p w14:paraId="18A4FD59">
            <w:pPr>
              <w:pStyle w:val="7"/>
              <w:spacing w:before="78" w:line="251" w:lineRule="auto"/>
              <w:ind w:left="156" w:right="153" w:firstLine="42"/>
            </w:pPr>
            <w:r>
              <w:rPr>
                <w:color w:val="FF0000"/>
                <w:spacing w:val="-4"/>
              </w:rPr>
              <w:t>★9</w:t>
            </w:r>
            <w:r>
              <w:rPr>
                <w:color w:val="FF0000"/>
                <w:spacing w:val="-6"/>
              </w:rPr>
              <w:t>选</w:t>
            </w:r>
            <w:r>
              <w:rPr>
                <w:color w:val="FF0000"/>
                <w:spacing w:val="2"/>
              </w:rPr>
              <w:t xml:space="preserve"> </w:t>
            </w:r>
            <w:r>
              <w:rPr>
                <w:color w:val="FF0000"/>
                <w:spacing w:val="-6"/>
              </w:rPr>
              <w:t>7</w:t>
            </w:r>
          </w:p>
        </w:tc>
      </w:tr>
      <w:tr w14:paraId="20A0E7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47" w:hRule="atLeast"/>
        </w:trPr>
        <w:tc>
          <w:tcPr>
            <w:tcW w:w="1158" w:type="dxa"/>
            <w:vMerge w:val="continue"/>
            <w:tcBorders>
              <w:top w:val="nil"/>
              <w:bottom w:val="nil"/>
            </w:tcBorders>
            <w:vAlign w:val="top"/>
          </w:tcPr>
          <w:p w14:paraId="63BE7B1F">
            <w:pPr>
              <w:rPr>
                <w:rFonts w:ascii="Arial"/>
                <w:sz w:val="21"/>
              </w:rPr>
            </w:pPr>
          </w:p>
        </w:tc>
        <w:tc>
          <w:tcPr>
            <w:tcW w:w="2320" w:type="dxa"/>
            <w:vAlign w:val="top"/>
          </w:tcPr>
          <w:p w14:paraId="1684AF9F">
            <w:pPr>
              <w:spacing w:line="258" w:lineRule="auto"/>
              <w:rPr>
                <w:rFonts w:ascii="Arial"/>
                <w:sz w:val="21"/>
              </w:rPr>
            </w:pPr>
          </w:p>
          <w:p w14:paraId="646B82FC">
            <w:pPr>
              <w:spacing w:line="259" w:lineRule="auto"/>
              <w:rPr>
                <w:rFonts w:ascii="Arial"/>
                <w:sz w:val="21"/>
              </w:rPr>
            </w:pPr>
          </w:p>
          <w:p w14:paraId="49E79F96">
            <w:pPr>
              <w:spacing w:line="259" w:lineRule="auto"/>
              <w:rPr>
                <w:rFonts w:ascii="Arial"/>
                <w:sz w:val="21"/>
              </w:rPr>
            </w:pPr>
          </w:p>
          <w:p w14:paraId="126AEB37">
            <w:pPr>
              <w:pStyle w:val="7"/>
              <w:spacing w:before="77" w:line="225" w:lineRule="auto"/>
              <w:ind w:left="105"/>
            </w:pPr>
            <w:r>
              <w:rPr>
                <w:color w:val="FF0000"/>
                <w:spacing w:val="-3"/>
              </w:rPr>
              <w:t>糖类抗原</w:t>
            </w:r>
            <w:r>
              <w:rPr>
                <w:color w:val="FF0000"/>
                <w:spacing w:val="13"/>
              </w:rPr>
              <w:t xml:space="preserve"> </w:t>
            </w:r>
            <w:r>
              <w:rPr>
                <w:color w:val="FF0000"/>
                <w:spacing w:val="-3"/>
              </w:rPr>
              <w:t>15-3</w:t>
            </w:r>
          </w:p>
        </w:tc>
        <w:tc>
          <w:tcPr>
            <w:tcW w:w="4252" w:type="dxa"/>
            <w:vAlign w:val="top"/>
          </w:tcPr>
          <w:p w14:paraId="4E1C97B0">
            <w:pPr>
              <w:spacing w:line="249" w:lineRule="auto"/>
              <w:rPr>
                <w:rFonts w:ascii="Arial"/>
                <w:sz w:val="21"/>
              </w:rPr>
            </w:pPr>
          </w:p>
          <w:p w14:paraId="3914D0EA">
            <w:pPr>
              <w:spacing w:line="250" w:lineRule="auto"/>
              <w:rPr>
                <w:rFonts w:ascii="Arial"/>
                <w:sz w:val="21"/>
              </w:rPr>
            </w:pPr>
          </w:p>
          <w:p w14:paraId="0748AE60">
            <w:pPr>
              <w:pStyle w:val="7"/>
              <w:spacing w:before="78" w:line="249" w:lineRule="auto"/>
              <w:ind w:left="104" w:right="55" w:firstLine="2"/>
              <w:jc w:val="both"/>
            </w:pPr>
            <w:r>
              <w:rPr>
                <w:color w:val="FF0000"/>
                <w:spacing w:val="-1"/>
              </w:rPr>
              <w:t>乳腺癌时可明显升高；用于疗效监测、预后判断有</w:t>
            </w:r>
            <w:r>
              <w:rPr>
                <w:color w:val="FF0000"/>
                <w:spacing w:val="-3"/>
              </w:rPr>
              <w:t>重要意义。还可见于子宫、卵巢、肝、胰腺、结肠、</w:t>
            </w:r>
            <w:r>
              <w:rPr>
                <w:color w:val="FF0000"/>
              </w:rPr>
              <w:t>肺癌等。一些良性乳腺、肝、肺疾病时可有增</w:t>
            </w:r>
            <w:r>
              <w:rPr>
                <w:color w:val="FF0000"/>
                <w:spacing w:val="-1"/>
              </w:rPr>
              <w:t>高。</w:t>
            </w:r>
          </w:p>
        </w:tc>
        <w:tc>
          <w:tcPr>
            <w:tcW w:w="844" w:type="dxa"/>
            <w:vAlign w:val="top"/>
          </w:tcPr>
          <w:p w14:paraId="24CCAB86">
            <w:pPr>
              <w:rPr>
                <w:rFonts w:ascii="Arial"/>
                <w:sz w:val="21"/>
              </w:rPr>
            </w:pPr>
          </w:p>
        </w:tc>
        <w:tc>
          <w:tcPr>
            <w:tcW w:w="640" w:type="dxa"/>
            <w:vMerge w:val="continue"/>
            <w:tcBorders>
              <w:top w:val="nil"/>
              <w:bottom w:val="nil"/>
            </w:tcBorders>
            <w:vAlign w:val="top"/>
          </w:tcPr>
          <w:p w14:paraId="6CCED2B2">
            <w:pPr>
              <w:rPr>
                <w:rFonts w:ascii="Arial"/>
                <w:sz w:val="21"/>
              </w:rPr>
            </w:pPr>
          </w:p>
        </w:tc>
        <w:tc>
          <w:tcPr>
            <w:tcW w:w="644" w:type="dxa"/>
            <w:vMerge w:val="continue"/>
            <w:tcBorders>
              <w:top w:val="nil"/>
              <w:bottom w:val="nil"/>
            </w:tcBorders>
            <w:vAlign w:val="top"/>
          </w:tcPr>
          <w:p w14:paraId="10627651">
            <w:pPr>
              <w:rPr>
                <w:rFonts w:ascii="Arial"/>
                <w:sz w:val="21"/>
              </w:rPr>
            </w:pPr>
          </w:p>
        </w:tc>
      </w:tr>
      <w:tr w14:paraId="1DD935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84" w:hRule="atLeast"/>
        </w:trPr>
        <w:tc>
          <w:tcPr>
            <w:tcW w:w="1158" w:type="dxa"/>
            <w:vMerge w:val="continue"/>
            <w:tcBorders>
              <w:top w:val="nil"/>
              <w:bottom w:val="nil"/>
            </w:tcBorders>
            <w:vAlign w:val="top"/>
          </w:tcPr>
          <w:p w14:paraId="70AE9EF5">
            <w:pPr>
              <w:rPr>
                <w:rFonts w:ascii="Arial"/>
                <w:sz w:val="21"/>
              </w:rPr>
            </w:pPr>
          </w:p>
        </w:tc>
        <w:tc>
          <w:tcPr>
            <w:tcW w:w="2320" w:type="dxa"/>
            <w:vAlign w:val="top"/>
          </w:tcPr>
          <w:p w14:paraId="19C3478A">
            <w:pPr>
              <w:spacing w:line="276" w:lineRule="auto"/>
              <w:rPr>
                <w:rFonts w:ascii="Arial"/>
                <w:sz w:val="21"/>
              </w:rPr>
            </w:pPr>
          </w:p>
          <w:p w14:paraId="2B2F95E7">
            <w:pPr>
              <w:spacing w:line="277" w:lineRule="auto"/>
              <w:rPr>
                <w:rFonts w:ascii="Arial"/>
                <w:sz w:val="21"/>
              </w:rPr>
            </w:pPr>
          </w:p>
          <w:p w14:paraId="3D70E5BF">
            <w:pPr>
              <w:spacing w:line="277" w:lineRule="auto"/>
              <w:rPr>
                <w:rFonts w:ascii="Arial"/>
                <w:sz w:val="21"/>
              </w:rPr>
            </w:pPr>
          </w:p>
          <w:p w14:paraId="6F450485">
            <w:pPr>
              <w:pStyle w:val="7"/>
              <w:spacing w:before="77" w:line="183" w:lineRule="auto"/>
              <w:ind w:left="105"/>
            </w:pPr>
            <w:r>
              <w:rPr>
                <w:color w:val="FF0000"/>
                <w:spacing w:val="-1"/>
              </w:rPr>
              <w:t>总前列腺特异性抗原</w:t>
            </w:r>
          </w:p>
        </w:tc>
        <w:tc>
          <w:tcPr>
            <w:tcW w:w="4252" w:type="dxa"/>
            <w:vMerge w:val="restart"/>
            <w:tcBorders>
              <w:bottom w:val="nil"/>
            </w:tcBorders>
            <w:vAlign w:val="top"/>
          </w:tcPr>
          <w:p w14:paraId="49553DB0">
            <w:pPr>
              <w:spacing w:line="339" w:lineRule="auto"/>
              <w:rPr>
                <w:rFonts w:ascii="Arial"/>
                <w:sz w:val="21"/>
              </w:rPr>
            </w:pPr>
          </w:p>
          <w:p w14:paraId="4F7694DC">
            <w:pPr>
              <w:spacing w:line="340" w:lineRule="auto"/>
              <w:rPr>
                <w:rFonts w:ascii="Arial"/>
                <w:sz w:val="21"/>
              </w:rPr>
            </w:pPr>
          </w:p>
          <w:p w14:paraId="16BEC7D3">
            <w:pPr>
              <w:pStyle w:val="7"/>
              <w:spacing w:before="77" w:line="239" w:lineRule="auto"/>
              <w:ind w:left="105" w:right="104" w:firstLine="15"/>
              <w:jc w:val="both"/>
            </w:pPr>
            <w:r>
              <w:rPr>
                <w:color w:val="FF0000"/>
                <w:spacing w:val="-1"/>
              </w:rPr>
              <w:t>PSA 对男性前列腺癌的诊断、疗效观察、评</w:t>
            </w:r>
            <w:r>
              <w:rPr>
                <w:color w:val="FF0000"/>
                <w:spacing w:val="-2"/>
              </w:rPr>
              <w:t>估预后</w:t>
            </w:r>
            <w:r>
              <w:rPr>
                <w:color w:val="FF0000"/>
                <w:spacing w:val="-3"/>
              </w:rPr>
              <w:t>有重要临床意义。f/t＜0.1 提示前列腺癌；前列腺肥</w:t>
            </w:r>
            <w:r>
              <w:rPr>
                <w:color w:val="FF0000"/>
                <w:spacing w:val="-1"/>
              </w:rPr>
              <w:t>大、前列腺炎可有升高。</w:t>
            </w:r>
          </w:p>
        </w:tc>
        <w:tc>
          <w:tcPr>
            <w:tcW w:w="844" w:type="dxa"/>
            <w:vMerge w:val="restart"/>
            <w:tcBorders>
              <w:bottom w:val="nil"/>
            </w:tcBorders>
            <w:vAlign w:val="top"/>
          </w:tcPr>
          <w:p w14:paraId="2059CC53">
            <w:pPr>
              <w:spacing w:line="256" w:lineRule="auto"/>
              <w:rPr>
                <w:rFonts w:ascii="Arial"/>
                <w:sz w:val="21"/>
              </w:rPr>
            </w:pPr>
          </w:p>
          <w:p w14:paraId="79092C0D">
            <w:pPr>
              <w:spacing w:line="257" w:lineRule="auto"/>
              <w:rPr>
                <w:rFonts w:ascii="Arial"/>
                <w:sz w:val="21"/>
              </w:rPr>
            </w:pPr>
          </w:p>
          <w:p w14:paraId="30E38430">
            <w:pPr>
              <w:spacing w:line="257" w:lineRule="auto"/>
              <w:rPr>
                <w:rFonts w:ascii="Arial"/>
                <w:sz w:val="21"/>
              </w:rPr>
            </w:pPr>
          </w:p>
          <w:p w14:paraId="7F6CAFD7">
            <w:pPr>
              <w:spacing w:line="257" w:lineRule="auto"/>
              <w:rPr>
                <w:rFonts w:ascii="Arial"/>
                <w:sz w:val="21"/>
              </w:rPr>
            </w:pPr>
          </w:p>
          <w:p w14:paraId="1516105B">
            <w:pPr>
              <w:spacing w:line="257" w:lineRule="auto"/>
              <w:rPr>
                <w:rFonts w:ascii="Arial"/>
                <w:sz w:val="21"/>
              </w:rPr>
            </w:pPr>
          </w:p>
          <w:p w14:paraId="414E0B6E">
            <w:pPr>
              <w:spacing w:line="257" w:lineRule="auto"/>
              <w:rPr>
                <w:rFonts w:ascii="Arial"/>
                <w:sz w:val="21"/>
              </w:rPr>
            </w:pPr>
          </w:p>
          <w:p w14:paraId="2AFA1CC0">
            <w:pPr>
              <w:spacing w:line="257" w:lineRule="auto"/>
              <w:rPr>
                <w:rFonts w:ascii="Arial"/>
                <w:sz w:val="21"/>
              </w:rPr>
            </w:pPr>
          </w:p>
          <w:p w14:paraId="562FF85F">
            <w:pPr>
              <w:spacing w:line="257" w:lineRule="auto"/>
              <w:rPr>
                <w:rFonts w:ascii="Arial"/>
                <w:sz w:val="21"/>
              </w:rPr>
            </w:pPr>
          </w:p>
          <w:p w14:paraId="3B001A45">
            <w:pPr>
              <w:pStyle w:val="7"/>
              <w:spacing w:before="78" w:line="229" w:lineRule="auto"/>
              <w:ind w:left="113"/>
            </w:pPr>
            <w:r>
              <w:rPr>
                <w:color w:val="FF0000"/>
                <w:spacing w:val="-3"/>
              </w:rPr>
              <w:t>★8 选 6</w:t>
            </w:r>
          </w:p>
        </w:tc>
        <w:tc>
          <w:tcPr>
            <w:tcW w:w="640" w:type="dxa"/>
            <w:vMerge w:val="continue"/>
            <w:tcBorders>
              <w:top w:val="nil"/>
              <w:bottom w:val="nil"/>
            </w:tcBorders>
            <w:vAlign w:val="top"/>
          </w:tcPr>
          <w:p w14:paraId="087AB431">
            <w:pPr>
              <w:rPr>
                <w:rFonts w:ascii="Arial"/>
                <w:sz w:val="21"/>
              </w:rPr>
            </w:pPr>
          </w:p>
        </w:tc>
        <w:tc>
          <w:tcPr>
            <w:tcW w:w="644" w:type="dxa"/>
            <w:vMerge w:val="continue"/>
            <w:tcBorders>
              <w:top w:val="nil"/>
              <w:bottom w:val="nil"/>
            </w:tcBorders>
            <w:vAlign w:val="top"/>
          </w:tcPr>
          <w:p w14:paraId="658A9534">
            <w:pPr>
              <w:rPr>
                <w:rFonts w:ascii="Arial"/>
                <w:sz w:val="21"/>
              </w:rPr>
            </w:pPr>
          </w:p>
        </w:tc>
      </w:tr>
      <w:tr w14:paraId="62F351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tcBorders>
            <w:vAlign w:val="top"/>
          </w:tcPr>
          <w:p w14:paraId="2D5D7512">
            <w:pPr>
              <w:rPr>
                <w:rFonts w:ascii="Arial"/>
                <w:sz w:val="21"/>
              </w:rPr>
            </w:pPr>
          </w:p>
        </w:tc>
        <w:tc>
          <w:tcPr>
            <w:tcW w:w="2320" w:type="dxa"/>
            <w:vAlign w:val="top"/>
          </w:tcPr>
          <w:p w14:paraId="44E313E1">
            <w:pPr>
              <w:pStyle w:val="7"/>
              <w:spacing w:before="80" w:line="176" w:lineRule="auto"/>
              <w:ind w:left="104"/>
            </w:pPr>
            <w:r>
              <w:rPr>
                <w:color w:val="FF0000"/>
                <w:spacing w:val="-1"/>
              </w:rPr>
              <w:t>游离前列腺特异性抗原</w:t>
            </w:r>
          </w:p>
        </w:tc>
        <w:tc>
          <w:tcPr>
            <w:tcW w:w="4252" w:type="dxa"/>
            <w:vMerge w:val="continue"/>
            <w:tcBorders>
              <w:top w:val="nil"/>
            </w:tcBorders>
            <w:vAlign w:val="top"/>
          </w:tcPr>
          <w:p w14:paraId="014FFD87">
            <w:pPr>
              <w:rPr>
                <w:rFonts w:ascii="Arial"/>
                <w:sz w:val="21"/>
              </w:rPr>
            </w:pPr>
          </w:p>
        </w:tc>
        <w:tc>
          <w:tcPr>
            <w:tcW w:w="844" w:type="dxa"/>
            <w:vMerge w:val="continue"/>
            <w:tcBorders>
              <w:top w:val="nil"/>
              <w:bottom w:val="nil"/>
            </w:tcBorders>
            <w:vAlign w:val="top"/>
          </w:tcPr>
          <w:p w14:paraId="5B32327C">
            <w:pPr>
              <w:rPr>
                <w:rFonts w:ascii="Arial"/>
                <w:sz w:val="21"/>
              </w:rPr>
            </w:pPr>
          </w:p>
        </w:tc>
        <w:tc>
          <w:tcPr>
            <w:tcW w:w="640" w:type="dxa"/>
            <w:vMerge w:val="continue"/>
            <w:tcBorders>
              <w:top w:val="nil"/>
              <w:bottom w:val="nil"/>
            </w:tcBorders>
            <w:vAlign w:val="top"/>
          </w:tcPr>
          <w:p w14:paraId="5D314A2A">
            <w:pPr>
              <w:rPr>
                <w:rFonts w:ascii="Arial"/>
                <w:sz w:val="21"/>
              </w:rPr>
            </w:pPr>
          </w:p>
        </w:tc>
        <w:tc>
          <w:tcPr>
            <w:tcW w:w="644" w:type="dxa"/>
            <w:vMerge w:val="continue"/>
            <w:tcBorders>
              <w:top w:val="nil"/>
              <w:bottom w:val="nil"/>
            </w:tcBorders>
            <w:vAlign w:val="top"/>
          </w:tcPr>
          <w:p w14:paraId="79E0A6D7">
            <w:pPr>
              <w:rPr>
                <w:rFonts w:ascii="Arial"/>
                <w:sz w:val="21"/>
              </w:rPr>
            </w:pPr>
          </w:p>
        </w:tc>
      </w:tr>
      <w:tr w14:paraId="2D9A38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158" w:type="dxa"/>
            <w:vAlign w:val="top"/>
          </w:tcPr>
          <w:p w14:paraId="6A9936DB">
            <w:pPr>
              <w:pStyle w:val="7"/>
              <w:spacing w:before="81" w:line="209" w:lineRule="auto"/>
              <w:ind w:left="119" w:right="146" w:hanging="9"/>
            </w:pPr>
            <w:r>
              <w:rPr>
                <w:color w:val="FF0000"/>
                <w:spacing w:val="-1"/>
              </w:rPr>
              <w:t>类风湿因子</w:t>
            </w:r>
            <w:r>
              <w:rPr>
                <w:color w:val="FF0000"/>
                <w:spacing w:val="-4"/>
              </w:rPr>
              <w:t>(RF)</w:t>
            </w:r>
          </w:p>
        </w:tc>
        <w:tc>
          <w:tcPr>
            <w:tcW w:w="2320" w:type="dxa"/>
            <w:vAlign w:val="top"/>
          </w:tcPr>
          <w:p w14:paraId="21736540">
            <w:pPr>
              <w:pStyle w:val="7"/>
              <w:spacing w:before="237" w:line="182" w:lineRule="auto"/>
              <w:ind w:left="106"/>
            </w:pPr>
            <w:r>
              <w:rPr>
                <w:color w:val="FF0000"/>
                <w:spacing w:val="-1"/>
              </w:rPr>
              <w:t>类风湿因子</w:t>
            </w:r>
          </w:p>
        </w:tc>
        <w:tc>
          <w:tcPr>
            <w:tcW w:w="4252" w:type="dxa"/>
            <w:vAlign w:val="top"/>
          </w:tcPr>
          <w:p w14:paraId="7A594E0D">
            <w:pPr>
              <w:pStyle w:val="7"/>
              <w:spacing w:before="78" w:line="210" w:lineRule="auto"/>
              <w:ind w:left="107" w:right="183" w:firstLine="7"/>
            </w:pPr>
            <w:r>
              <w:rPr>
                <w:color w:val="FF0000"/>
                <w:spacing w:val="-1"/>
              </w:rPr>
              <w:t>阳性示类风湿性疾病；其他自身免疫性疾病和某些感染性疾病也可见阳性反应。</w:t>
            </w:r>
          </w:p>
        </w:tc>
        <w:tc>
          <w:tcPr>
            <w:tcW w:w="844" w:type="dxa"/>
            <w:vMerge w:val="continue"/>
            <w:tcBorders>
              <w:top w:val="nil"/>
              <w:bottom w:val="nil"/>
            </w:tcBorders>
            <w:vAlign w:val="top"/>
          </w:tcPr>
          <w:p w14:paraId="76B9ECFD">
            <w:pPr>
              <w:rPr>
                <w:rFonts w:ascii="Arial"/>
                <w:sz w:val="21"/>
              </w:rPr>
            </w:pPr>
          </w:p>
        </w:tc>
        <w:tc>
          <w:tcPr>
            <w:tcW w:w="640" w:type="dxa"/>
            <w:vMerge w:val="continue"/>
            <w:tcBorders>
              <w:top w:val="nil"/>
              <w:bottom w:val="nil"/>
            </w:tcBorders>
            <w:vAlign w:val="top"/>
          </w:tcPr>
          <w:p w14:paraId="47302CED">
            <w:pPr>
              <w:rPr>
                <w:rFonts w:ascii="Arial"/>
                <w:sz w:val="21"/>
              </w:rPr>
            </w:pPr>
          </w:p>
        </w:tc>
        <w:tc>
          <w:tcPr>
            <w:tcW w:w="644" w:type="dxa"/>
            <w:vMerge w:val="continue"/>
            <w:tcBorders>
              <w:top w:val="nil"/>
              <w:bottom w:val="nil"/>
            </w:tcBorders>
            <w:vAlign w:val="top"/>
          </w:tcPr>
          <w:p w14:paraId="47A79D15">
            <w:pPr>
              <w:rPr>
                <w:rFonts w:ascii="Arial"/>
                <w:sz w:val="21"/>
              </w:rPr>
            </w:pPr>
          </w:p>
        </w:tc>
      </w:tr>
      <w:tr w14:paraId="767C3B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158" w:type="dxa"/>
            <w:vAlign w:val="top"/>
          </w:tcPr>
          <w:p w14:paraId="065B6BE6">
            <w:pPr>
              <w:pStyle w:val="7"/>
              <w:spacing w:before="235" w:line="183" w:lineRule="auto"/>
              <w:ind w:left="110"/>
            </w:pPr>
            <w:r>
              <w:rPr>
                <w:color w:val="FF0000"/>
                <w:spacing w:val="-2"/>
              </w:rPr>
              <w:t>铁蛋白</w:t>
            </w:r>
          </w:p>
        </w:tc>
        <w:tc>
          <w:tcPr>
            <w:tcW w:w="2320" w:type="dxa"/>
            <w:vAlign w:val="top"/>
          </w:tcPr>
          <w:p w14:paraId="308F19D8">
            <w:pPr>
              <w:pStyle w:val="7"/>
              <w:spacing w:before="235" w:line="183" w:lineRule="auto"/>
              <w:ind w:left="107"/>
            </w:pPr>
            <w:r>
              <w:rPr>
                <w:color w:val="FF0000"/>
                <w:spacing w:val="-2"/>
              </w:rPr>
              <w:t>铁蛋白</w:t>
            </w:r>
          </w:p>
        </w:tc>
        <w:tc>
          <w:tcPr>
            <w:tcW w:w="4252" w:type="dxa"/>
            <w:vAlign w:val="top"/>
          </w:tcPr>
          <w:p w14:paraId="21385AB0">
            <w:pPr>
              <w:pStyle w:val="7"/>
              <w:spacing w:before="78" w:line="210" w:lineRule="auto"/>
              <w:ind w:left="104" w:right="183" w:firstLine="1"/>
            </w:pPr>
            <w:r>
              <w:rPr>
                <w:color w:val="FF0000"/>
                <w:spacing w:val="-1"/>
              </w:rPr>
              <w:t>增高见于各种恶性肿瘤、急性感染、肝硬化等；降低见于贫血、营养不良等。</w:t>
            </w:r>
          </w:p>
        </w:tc>
        <w:tc>
          <w:tcPr>
            <w:tcW w:w="844" w:type="dxa"/>
            <w:vMerge w:val="continue"/>
            <w:tcBorders>
              <w:top w:val="nil"/>
              <w:bottom w:val="nil"/>
            </w:tcBorders>
            <w:vAlign w:val="top"/>
          </w:tcPr>
          <w:p w14:paraId="55998AB2">
            <w:pPr>
              <w:rPr>
                <w:rFonts w:ascii="Arial"/>
                <w:sz w:val="21"/>
              </w:rPr>
            </w:pPr>
          </w:p>
        </w:tc>
        <w:tc>
          <w:tcPr>
            <w:tcW w:w="640" w:type="dxa"/>
            <w:vMerge w:val="continue"/>
            <w:tcBorders>
              <w:top w:val="nil"/>
              <w:bottom w:val="nil"/>
            </w:tcBorders>
            <w:vAlign w:val="top"/>
          </w:tcPr>
          <w:p w14:paraId="6D3A5BAF">
            <w:pPr>
              <w:rPr>
                <w:rFonts w:ascii="Arial"/>
                <w:sz w:val="21"/>
              </w:rPr>
            </w:pPr>
          </w:p>
        </w:tc>
        <w:tc>
          <w:tcPr>
            <w:tcW w:w="644" w:type="dxa"/>
            <w:vMerge w:val="continue"/>
            <w:tcBorders>
              <w:top w:val="nil"/>
              <w:bottom w:val="nil"/>
            </w:tcBorders>
            <w:vAlign w:val="top"/>
          </w:tcPr>
          <w:p w14:paraId="33C42E9A">
            <w:pPr>
              <w:rPr>
                <w:rFonts w:ascii="Arial"/>
                <w:sz w:val="21"/>
              </w:rPr>
            </w:pPr>
          </w:p>
        </w:tc>
      </w:tr>
      <w:tr w14:paraId="1DFF72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1158" w:type="dxa"/>
            <w:vAlign w:val="top"/>
          </w:tcPr>
          <w:p w14:paraId="68E60354">
            <w:pPr>
              <w:pStyle w:val="7"/>
              <w:spacing w:before="234" w:line="257" w:lineRule="auto"/>
              <w:ind w:left="107" w:right="146" w:firstLine="1"/>
            </w:pPr>
            <w:r>
              <w:rPr>
                <w:color w:val="FF0000"/>
                <w:spacing w:val="-1"/>
              </w:rPr>
              <w:t>微量元素五</w:t>
            </w:r>
            <w:r>
              <w:rPr>
                <w:color w:val="FF0000"/>
              </w:rPr>
              <w:t>项</w:t>
            </w:r>
          </w:p>
        </w:tc>
        <w:tc>
          <w:tcPr>
            <w:tcW w:w="2320" w:type="dxa"/>
            <w:vAlign w:val="top"/>
          </w:tcPr>
          <w:p w14:paraId="21714A84">
            <w:pPr>
              <w:spacing w:line="312" w:lineRule="auto"/>
              <w:rPr>
                <w:rFonts w:ascii="Arial"/>
                <w:sz w:val="21"/>
              </w:rPr>
            </w:pPr>
          </w:p>
          <w:p w14:paraId="79007BF5">
            <w:pPr>
              <w:pStyle w:val="7"/>
              <w:spacing w:before="77" w:line="183" w:lineRule="auto"/>
              <w:ind w:left="107"/>
            </w:pPr>
            <w:r>
              <w:rPr>
                <w:color w:val="FF0000"/>
                <w:spacing w:val="-1"/>
              </w:rPr>
              <w:t>铁,钙,铜,锌,镁</w:t>
            </w:r>
          </w:p>
        </w:tc>
        <w:tc>
          <w:tcPr>
            <w:tcW w:w="4252" w:type="dxa"/>
            <w:vAlign w:val="top"/>
          </w:tcPr>
          <w:p w14:paraId="02EE37A2">
            <w:pPr>
              <w:pStyle w:val="7"/>
              <w:spacing w:before="79" w:line="221" w:lineRule="auto"/>
              <w:ind w:left="106" w:right="183" w:hanging="1"/>
              <w:jc w:val="both"/>
            </w:pPr>
            <w:r>
              <w:rPr>
                <w:color w:val="FF0000"/>
                <w:spacing w:val="-2"/>
              </w:rPr>
              <w:t>通过对人体微量和常量元素的检测</w:t>
            </w:r>
            <w:r>
              <w:rPr>
                <w:color w:val="FF0000"/>
                <w:spacing w:val="-13"/>
              </w:rPr>
              <w:t xml:space="preserve"> </w:t>
            </w:r>
            <w:r>
              <w:rPr>
                <w:color w:val="FF0000"/>
                <w:spacing w:val="-2"/>
              </w:rPr>
              <w:t>，了解机体微量营养素的代谢情况</w:t>
            </w:r>
            <w:r>
              <w:rPr>
                <w:color w:val="FF0000"/>
                <w:spacing w:val="-14"/>
              </w:rPr>
              <w:t xml:space="preserve"> </w:t>
            </w:r>
            <w:r>
              <w:rPr>
                <w:color w:val="FF0000"/>
                <w:spacing w:val="-2"/>
              </w:rPr>
              <w:t>，对了解机体组构成分、生理功</w:t>
            </w:r>
            <w:r>
              <w:rPr>
                <w:color w:val="FF0000"/>
                <w:spacing w:val="-1"/>
              </w:rPr>
              <w:t>能正常与否有重要意义。</w:t>
            </w:r>
          </w:p>
        </w:tc>
        <w:tc>
          <w:tcPr>
            <w:tcW w:w="844" w:type="dxa"/>
            <w:vMerge w:val="continue"/>
            <w:tcBorders>
              <w:top w:val="nil"/>
              <w:bottom w:val="nil"/>
            </w:tcBorders>
            <w:vAlign w:val="top"/>
          </w:tcPr>
          <w:p w14:paraId="13B06D03">
            <w:pPr>
              <w:rPr>
                <w:rFonts w:ascii="Arial"/>
                <w:sz w:val="21"/>
              </w:rPr>
            </w:pPr>
          </w:p>
        </w:tc>
        <w:tc>
          <w:tcPr>
            <w:tcW w:w="640" w:type="dxa"/>
            <w:vMerge w:val="continue"/>
            <w:tcBorders>
              <w:top w:val="nil"/>
            </w:tcBorders>
            <w:vAlign w:val="top"/>
          </w:tcPr>
          <w:p w14:paraId="62978749">
            <w:pPr>
              <w:rPr>
                <w:rFonts w:ascii="Arial"/>
                <w:sz w:val="21"/>
              </w:rPr>
            </w:pPr>
          </w:p>
        </w:tc>
        <w:tc>
          <w:tcPr>
            <w:tcW w:w="644" w:type="dxa"/>
            <w:vMerge w:val="continue"/>
            <w:tcBorders>
              <w:top w:val="nil"/>
            </w:tcBorders>
            <w:vAlign w:val="top"/>
          </w:tcPr>
          <w:p w14:paraId="4E0E1B22">
            <w:pPr>
              <w:rPr>
                <w:rFonts w:ascii="Arial"/>
                <w:sz w:val="21"/>
              </w:rPr>
            </w:pPr>
          </w:p>
        </w:tc>
      </w:tr>
    </w:tbl>
    <w:p w14:paraId="36718BA0">
      <w:pPr>
        <w:spacing w:line="40" w:lineRule="exact"/>
        <w:rPr>
          <w:rFonts w:ascii="Arial"/>
          <w:sz w:val="3"/>
        </w:rPr>
      </w:pPr>
    </w:p>
    <w:p w14:paraId="4D8A2049">
      <w:pPr>
        <w:spacing w:line="40" w:lineRule="exact"/>
        <w:rPr>
          <w:rFonts w:ascii="Arial" w:hAnsi="Arial" w:eastAsia="Arial" w:cs="Arial"/>
          <w:sz w:val="3"/>
          <w:szCs w:val="3"/>
        </w:rPr>
        <w:sectPr>
          <w:footerReference r:id="rId28" w:type="default"/>
          <w:pgSz w:w="11906" w:h="16839"/>
          <w:pgMar w:top="400" w:right="1021" w:bottom="1170" w:left="1021" w:header="0" w:footer="956" w:gutter="0"/>
          <w:cols w:space="720" w:num="1"/>
        </w:sectPr>
      </w:pPr>
    </w:p>
    <w:p w14:paraId="638025A3">
      <w:pPr>
        <w:spacing w:before="3"/>
      </w:pPr>
    </w:p>
    <w:p w14:paraId="20BFB79C">
      <w:pPr>
        <w:spacing w:before="3"/>
      </w:pPr>
    </w:p>
    <w:p w14:paraId="561D0483">
      <w:pPr>
        <w:spacing w:before="3"/>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58"/>
        <w:gridCol w:w="2320"/>
        <w:gridCol w:w="4252"/>
        <w:gridCol w:w="844"/>
        <w:gridCol w:w="640"/>
        <w:gridCol w:w="644"/>
      </w:tblGrid>
      <w:tr w14:paraId="78C6D6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7" w:hRule="atLeast"/>
        </w:trPr>
        <w:tc>
          <w:tcPr>
            <w:tcW w:w="1158" w:type="dxa"/>
            <w:vAlign w:val="top"/>
          </w:tcPr>
          <w:p w14:paraId="0F1586B8">
            <w:pPr>
              <w:spacing w:line="248" w:lineRule="auto"/>
              <w:rPr>
                <w:rFonts w:ascii="Arial"/>
                <w:sz w:val="21"/>
              </w:rPr>
            </w:pPr>
          </w:p>
          <w:p w14:paraId="76014172">
            <w:pPr>
              <w:spacing w:line="248" w:lineRule="auto"/>
              <w:rPr>
                <w:rFonts w:ascii="Arial"/>
                <w:sz w:val="21"/>
              </w:rPr>
            </w:pPr>
          </w:p>
          <w:p w14:paraId="355F670A">
            <w:pPr>
              <w:spacing w:line="248" w:lineRule="auto"/>
              <w:rPr>
                <w:rFonts w:ascii="Arial"/>
                <w:sz w:val="21"/>
              </w:rPr>
            </w:pPr>
          </w:p>
          <w:p w14:paraId="42B010A0">
            <w:pPr>
              <w:spacing w:line="248" w:lineRule="auto"/>
              <w:rPr>
                <w:rFonts w:ascii="Arial"/>
                <w:sz w:val="21"/>
              </w:rPr>
            </w:pPr>
          </w:p>
          <w:p w14:paraId="49EEAA9A">
            <w:pPr>
              <w:spacing w:line="249" w:lineRule="auto"/>
              <w:rPr>
                <w:rFonts w:ascii="Arial"/>
                <w:sz w:val="21"/>
              </w:rPr>
            </w:pPr>
          </w:p>
          <w:p w14:paraId="361F7CF6">
            <w:pPr>
              <w:pStyle w:val="7"/>
              <w:spacing w:before="77" w:line="184" w:lineRule="auto"/>
              <w:ind w:left="110"/>
            </w:pPr>
            <w:r>
              <w:rPr>
                <w:color w:val="FF0000"/>
                <w:spacing w:val="-2"/>
              </w:rPr>
              <w:t>血流变</w:t>
            </w:r>
          </w:p>
        </w:tc>
        <w:tc>
          <w:tcPr>
            <w:tcW w:w="2320" w:type="dxa"/>
            <w:vAlign w:val="top"/>
          </w:tcPr>
          <w:p w14:paraId="43AA80E1">
            <w:pPr>
              <w:pStyle w:val="7"/>
              <w:spacing w:before="50" w:line="238" w:lineRule="auto"/>
              <w:ind w:left="104" w:right="121"/>
            </w:pPr>
            <w:r>
              <w:rPr>
                <w:color w:val="FF0000"/>
                <w:spacing w:val="-2"/>
              </w:rPr>
              <w:t>全血粘度 1,全血粘度 5,全血粘度 30,全血粘度 200,</w:t>
            </w:r>
            <w:r>
              <w:rPr>
                <w:color w:val="FF0000"/>
                <w:spacing w:val="-1"/>
              </w:rPr>
              <w:t>血浆粘度,血沉,压积,全血高切相对指数,全血低切相</w:t>
            </w:r>
            <w:r>
              <w:rPr>
                <w:color w:val="FF0000"/>
                <w:spacing w:val="-2"/>
              </w:rPr>
              <w:t>对指数,血沉方程 K 值,红细</w:t>
            </w:r>
            <w:r>
              <w:rPr>
                <w:color w:val="FF0000"/>
                <w:spacing w:val="-1"/>
              </w:rPr>
              <w:t>胞聚集指数,全血低切还原粘度,全血高切还原粘度,红细胞刚性指数,红细胞变形指数</w:t>
            </w:r>
          </w:p>
        </w:tc>
        <w:tc>
          <w:tcPr>
            <w:tcW w:w="4252" w:type="dxa"/>
            <w:vAlign w:val="top"/>
          </w:tcPr>
          <w:p w14:paraId="1277E39A">
            <w:pPr>
              <w:spacing w:line="271" w:lineRule="auto"/>
              <w:rPr>
                <w:rFonts w:ascii="Arial"/>
                <w:sz w:val="21"/>
              </w:rPr>
            </w:pPr>
          </w:p>
          <w:p w14:paraId="6193A75D">
            <w:pPr>
              <w:spacing w:line="271" w:lineRule="auto"/>
              <w:rPr>
                <w:rFonts w:ascii="Arial"/>
                <w:sz w:val="21"/>
              </w:rPr>
            </w:pPr>
          </w:p>
          <w:p w14:paraId="5E7CCF44">
            <w:pPr>
              <w:spacing w:line="272" w:lineRule="auto"/>
              <w:rPr>
                <w:rFonts w:ascii="Arial"/>
                <w:sz w:val="21"/>
              </w:rPr>
            </w:pPr>
          </w:p>
          <w:p w14:paraId="5BF04651">
            <w:pPr>
              <w:spacing w:line="272" w:lineRule="auto"/>
              <w:rPr>
                <w:rFonts w:ascii="Arial"/>
                <w:sz w:val="21"/>
              </w:rPr>
            </w:pPr>
          </w:p>
          <w:p w14:paraId="41EAC715">
            <w:pPr>
              <w:pStyle w:val="7"/>
              <w:spacing w:before="78" w:line="253" w:lineRule="auto"/>
              <w:ind w:left="106" w:right="183"/>
            </w:pPr>
            <w:r>
              <w:rPr>
                <w:color w:val="FF0000"/>
                <w:spacing w:val="-1"/>
              </w:rPr>
              <w:t>该检查对某些疾病的诊断、预防、观察疗效等都有重要意义。</w:t>
            </w:r>
          </w:p>
        </w:tc>
        <w:tc>
          <w:tcPr>
            <w:tcW w:w="844" w:type="dxa"/>
            <w:vMerge w:val="restart"/>
            <w:tcBorders>
              <w:bottom w:val="nil"/>
            </w:tcBorders>
            <w:vAlign w:val="top"/>
          </w:tcPr>
          <w:p w14:paraId="66704FFB">
            <w:pPr>
              <w:rPr>
                <w:rFonts w:ascii="Arial"/>
                <w:sz w:val="21"/>
              </w:rPr>
            </w:pPr>
          </w:p>
        </w:tc>
        <w:tc>
          <w:tcPr>
            <w:tcW w:w="640" w:type="dxa"/>
            <w:vMerge w:val="restart"/>
            <w:tcBorders>
              <w:bottom w:val="nil"/>
            </w:tcBorders>
            <w:vAlign w:val="top"/>
          </w:tcPr>
          <w:p w14:paraId="2B8EC59D">
            <w:pPr>
              <w:rPr>
                <w:rFonts w:ascii="Arial"/>
                <w:sz w:val="21"/>
              </w:rPr>
            </w:pPr>
          </w:p>
        </w:tc>
        <w:tc>
          <w:tcPr>
            <w:tcW w:w="644" w:type="dxa"/>
            <w:vMerge w:val="restart"/>
            <w:tcBorders>
              <w:bottom w:val="nil"/>
            </w:tcBorders>
            <w:vAlign w:val="top"/>
          </w:tcPr>
          <w:p w14:paraId="4E06D04D">
            <w:pPr>
              <w:rPr>
                <w:rFonts w:ascii="Arial"/>
                <w:sz w:val="21"/>
              </w:rPr>
            </w:pPr>
          </w:p>
        </w:tc>
      </w:tr>
      <w:tr w14:paraId="625A7D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8" w:hRule="atLeast"/>
        </w:trPr>
        <w:tc>
          <w:tcPr>
            <w:tcW w:w="1158" w:type="dxa"/>
            <w:vAlign w:val="top"/>
          </w:tcPr>
          <w:p w14:paraId="73AE73A0">
            <w:pPr>
              <w:spacing w:line="257" w:lineRule="auto"/>
              <w:rPr>
                <w:rFonts w:ascii="Arial"/>
                <w:sz w:val="21"/>
              </w:rPr>
            </w:pPr>
          </w:p>
          <w:p w14:paraId="323E074B">
            <w:pPr>
              <w:pStyle w:val="7"/>
              <w:spacing w:before="78" w:line="183" w:lineRule="auto"/>
              <w:ind w:left="108"/>
            </w:pPr>
            <w:r>
              <w:rPr>
                <w:color w:val="FF0000"/>
                <w:spacing w:val="-1"/>
              </w:rPr>
              <w:t>腰椎侧位</w:t>
            </w:r>
          </w:p>
        </w:tc>
        <w:tc>
          <w:tcPr>
            <w:tcW w:w="2320" w:type="dxa"/>
            <w:vAlign w:val="top"/>
          </w:tcPr>
          <w:p w14:paraId="632E654E">
            <w:pPr>
              <w:spacing w:line="259" w:lineRule="auto"/>
              <w:rPr>
                <w:rFonts w:ascii="Arial"/>
                <w:sz w:val="21"/>
              </w:rPr>
            </w:pPr>
          </w:p>
          <w:p w14:paraId="0EC812D6">
            <w:pPr>
              <w:pStyle w:val="7"/>
              <w:spacing w:before="77" w:line="182" w:lineRule="auto"/>
              <w:ind w:left="105"/>
            </w:pPr>
            <w:r>
              <w:rPr>
                <w:color w:val="FF0000"/>
                <w:spacing w:val="-2"/>
              </w:rPr>
              <w:t>腰椎</w:t>
            </w:r>
          </w:p>
        </w:tc>
        <w:tc>
          <w:tcPr>
            <w:tcW w:w="4252" w:type="dxa"/>
            <w:vAlign w:val="top"/>
          </w:tcPr>
          <w:p w14:paraId="09857F17">
            <w:pPr>
              <w:pStyle w:val="7"/>
              <w:spacing w:before="179" w:line="252" w:lineRule="auto"/>
              <w:ind w:left="105" w:right="156"/>
            </w:pPr>
            <w:r>
              <w:rPr>
                <w:color w:val="FF0000"/>
                <w:spacing w:val="-2"/>
              </w:rPr>
              <w:t>通过 X 线拍片检查</w:t>
            </w:r>
            <w:r>
              <w:rPr>
                <w:color w:val="FF0000"/>
                <w:spacing w:val="-25"/>
              </w:rPr>
              <w:t xml:space="preserve"> </w:t>
            </w:r>
            <w:r>
              <w:rPr>
                <w:color w:val="FF0000"/>
                <w:spacing w:val="-2"/>
              </w:rPr>
              <w:t>，查看椎体有无先天性畸形、增</w:t>
            </w:r>
            <w:r>
              <w:rPr>
                <w:color w:val="FF0000"/>
                <w:spacing w:val="-1"/>
              </w:rPr>
              <w:t>生、退行性变、椎间孔狭窄、肿物等情况。</w:t>
            </w:r>
          </w:p>
        </w:tc>
        <w:tc>
          <w:tcPr>
            <w:tcW w:w="844" w:type="dxa"/>
            <w:vMerge w:val="continue"/>
            <w:tcBorders>
              <w:top w:val="nil"/>
              <w:bottom w:val="nil"/>
            </w:tcBorders>
            <w:vAlign w:val="top"/>
          </w:tcPr>
          <w:p w14:paraId="08812CB9">
            <w:pPr>
              <w:rPr>
                <w:rFonts w:ascii="Arial"/>
                <w:sz w:val="21"/>
              </w:rPr>
            </w:pPr>
          </w:p>
        </w:tc>
        <w:tc>
          <w:tcPr>
            <w:tcW w:w="640" w:type="dxa"/>
            <w:vMerge w:val="continue"/>
            <w:tcBorders>
              <w:top w:val="nil"/>
              <w:bottom w:val="nil"/>
            </w:tcBorders>
            <w:vAlign w:val="top"/>
          </w:tcPr>
          <w:p w14:paraId="11A6BAC8">
            <w:pPr>
              <w:rPr>
                <w:rFonts w:ascii="Arial"/>
                <w:sz w:val="21"/>
              </w:rPr>
            </w:pPr>
          </w:p>
        </w:tc>
        <w:tc>
          <w:tcPr>
            <w:tcW w:w="644" w:type="dxa"/>
            <w:vMerge w:val="continue"/>
            <w:tcBorders>
              <w:top w:val="nil"/>
              <w:bottom w:val="nil"/>
            </w:tcBorders>
            <w:vAlign w:val="top"/>
          </w:tcPr>
          <w:p w14:paraId="1099CA0B">
            <w:pPr>
              <w:rPr>
                <w:rFonts w:ascii="Arial"/>
                <w:sz w:val="21"/>
              </w:rPr>
            </w:pPr>
          </w:p>
        </w:tc>
      </w:tr>
      <w:tr w14:paraId="48F61E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8" w:hRule="atLeast"/>
        </w:trPr>
        <w:tc>
          <w:tcPr>
            <w:tcW w:w="1158" w:type="dxa"/>
            <w:vAlign w:val="top"/>
          </w:tcPr>
          <w:p w14:paraId="7BA2D71E">
            <w:pPr>
              <w:spacing w:line="257" w:lineRule="auto"/>
              <w:rPr>
                <w:rFonts w:ascii="Arial"/>
                <w:sz w:val="21"/>
              </w:rPr>
            </w:pPr>
          </w:p>
          <w:p w14:paraId="19228BA6">
            <w:pPr>
              <w:pStyle w:val="7"/>
              <w:spacing w:before="77" w:line="183" w:lineRule="auto"/>
              <w:ind w:left="107"/>
            </w:pPr>
            <w:r>
              <w:rPr>
                <w:color w:val="FF0000"/>
                <w:spacing w:val="-1"/>
              </w:rPr>
              <w:t>颈椎侧位</w:t>
            </w:r>
          </w:p>
        </w:tc>
        <w:tc>
          <w:tcPr>
            <w:tcW w:w="2320" w:type="dxa"/>
            <w:vAlign w:val="top"/>
          </w:tcPr>
          <w:p w14:paraId="6427B3DD">
            <w:pPr>
              <w:spacing w:line="257" w:lineRule="auto"/>
              <w:rPr>
                <w:rFonts w:ascii="Arial"/>
                <w:sz w:val="21"/>
              </w:rPr>
            </w:pPr>
          </w:p>
          <w:p w14:paraId="22EBA063">
            <w:pPr>
              <w:pStyle w:val="7"/>
              <w:spacing w:before="77" w:line="183" w:lineRule="auto"/>
              <w:ind w:left="104"/>
            </w:pPr>
            <w:r>
              <w:rPr>
                <w:color w:val="FF0000"/>
                <w:spacing w:val="-1"/>
              </w:rPr>
              <w:t>颈部</w:t>
            </w:r>
          </w:p>
        </w:tc>
        <w:tc>
          <w:tcPr>
            <w:tcW w:w="4252" w:type="dxa"/>
            <w:vAlign w:val="top"/>
          </w:tcPr>
          <w:p w14:paraId="7FF898B1">
            <w:pPr>
              <w:pStyle w:val="7"/>
              <w:spacing w:before="179" w:line="252" w:lineRule="auto"/>
              <w:ind w:left="105" w:right="156"/>
            </w:pPr>
            <w:r>
              <w:rPr>
                <w:color w:val="FF0000"/>
                <w:spacing w:val="-2"/>
              </w:rPr>
              <w:t>通过 X 线拍片检查</w:t>
            </w:r>
            <w:r>
              <w:rPr>
                <w:color w:val="FF0000"/>
                <w:spacing w:val="-25"/>
              </w:rPr>
              <w:t xml:space="preserve"> </w:t>
            </w:r>
            <w:r>
              <w:rPr>
                <w:color w:val="FF0000"/>
                <w:spacing w:val="-2"/>
              </w:rPr>
              <w:t>，查看椎体有无先天性畸形、增</w:t>
            </w:r>
            <w:r>
              <w:rPr>
                <w:color w:val="FF0000"/>
                <w:spacing w:val="-1"/>
              </w:rPr>
              <w:t>生、退行性变、椎间孔狭窄、肿物等情况。</w:t>
            </w:r>
          </w:p>
        </w:tc>
        <w:tc>
          <w:tcPr>
            <w:tcW w:w="844" w:type="dxa"/>
            <w:vMerge w:val="continue"/>
            <w:tcBorders>
              <w:top w:val="nil"/>
              <w:bottom w:val="nil"/>
            </w:tcBorders>
            <w:vAlign w:val="top"/>
          </w:tcPr>
          <w:p w14:paraId="00547721">
            <w:pPr>
              <w:rPr>
                <w:rFonts w:ascii="Arial"/>
                <w:sz w:val="21"/>
              </w:rPr>
            </w:pPr>
          </w:p>
        </w:tc>
        <w:tc>
          <w:tcPr>
            <w:tcW w:w="640" w:type="dxa"/>
            <w:vMerge w:val="continue"/>
            <w:tcBorders>
              <w:top w:val="nil"/>
              <w:bottom w:val="nil"/>
            </w:tcBorders>
            <w:vAlign w:val="top"/>
          </w:tcPr>
          <w:p w14:paraId="52DCE75B">
            <w:pPr>
              <w:rPr>
                <w:rFonts w:ascii="Arial"/>
                <w:sz w:val="21"/>
              </w:rPr>
            </w:pPr>
          </w:p>
        </w:tc>
        <w:tc>
          <w:tcPr>
            <w:tcW w:w="644" w:type="dxa"/>
            <w:vMerge w:val="continue"/>
            <w:tcBorders>
              <w:top w:val="nil"/>
              <w:bottom w:val="nil"/>
            </w:tcBorders>
            <w:vAlign w:val="top"/>
          </w:tcPr>
          <w:p w14:paraId="7C2879AE">
            <w:pPr>
              <w:rPr>
                <w:rFonts w:ascii="Arial"/>
                <w:sz w:val="21"/>
              </w:rPr>
            </w:pPr>
          </w:p>
        </w:tc>
      </w:tr>
      <w:tr w14:paraId="10FE72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2" w:hRule="atLeast"/>
        </w:trPr>
        <w:tc>
          <w:tcPr>
            <w:tcW w:w="1158" w:type="dxa"/>
            <w:vAlign w:val="top"/>
          </w:tcPr>
          <w:p w14:paraId="09445C1E">
            <w:pPr>
              <w:spacing w:line="379" w:lineRule="auto"/>
              <w:rPr>
                <w:rFonts w:ascii="Arial"/>
                <w:sz w:val="21"/>
              </w:rPr>
            </w:pPr>
          </w:p>
          <w:p w14:paraId="2DD5EC6A">
            <w:pPr>
              <w:pStyle w:val="7"/>
              <w:spacing w:before="77" w:line="246" w:lineRule="auto"/>
              <w:ind w:left="123" w:right="139" w:hanging="15"/>
            </w:pPr>
            <w:r>
              <w:rPr>
                <w:color w:val="FF0000"/>
                <w:spacing w:val="-1"/>
              </w:rPr>
              <w:t>糖化血红蛋</w:t>
            </w:r>
            <w:r>
              <w:rPr>
                <w:color w:val="FF0000"/>
                <w:spacing w:val="-3"/>
              </w:rPr>
              <w:t>白(HbA1C)</w:t>
            </w:r>
          </w:p>
        </w:tc>
        <w:tc>
          <w:tcPr>
            <w:tcW w:w="2320" w:type="dxa"/>
            <w:vAlign w:val="top"/>
          </w:tcPr>
          <w:p w14:paraId="6018D3B3">
            <w:pPr>
              <w:spacing w:line="266" w:lineRule="auto"/>
              <w:rPr>
                <w:rFonts w:ascii="Arial"/>
                <w:sz w:val="21"/>
              </w:rPr>
            </w:pPr>
          </w:p>
          <w:p w14:paraId="0772C93B">
            <w:pPr>
              <w:spacing w:line="267" w:lineRule="auto"/>
              <w:rPr>
                <w:rFonts w:ascii="Arial"/>
                <w:sz w:val="21"/>
              </w:rPr>
            </w:pPr>
          </w:p>
          <w:p w14:paraId="704A7C8A">
            <w:pPr>
              <w:pStyle w:val="7"/>
              <w:spacing w:before="77" w:line="183" w:lineRule="auto"/>
              <w:ind w:left="105"/>
            </w:pPr>
            <w:r>
              <w:rPr>
                <w:color w:val="FF0000"/>
                <w:spacing w:val="-1"/>
              </w:rPr>
              <w:t>糖化血红蛋白</w:t>
            </w:r>
          </w:p>
        </w:tc>
        <w:tc>
          <w:tcPr>
            <w:tcW w:w="4252" w:type="dxa"/>
            <w:vAlign w:val="top"/>
          </w:tcPr>
          <w:p w14:paraId="4629DDF2">
            <w:pPr>
              <w:pStyle w:val="7"/>
              <w:spacing w:before="110" w:line="247" w:lineRule="auto"/>
              <w:ind w:left="105" w:right="53"/>
              <w:jc w:val="both"/>
            </w:pPr>
            <w:r>
              <w:rPr>
                <w:color w:val="FF0000"/>
                <w:spacing w:val="-3"/>
              </w:rPr>
              <w:t>检测 H</w:t>
            </w:r>
            <w:r>
              <w:rPr>
                <w:color w:val="FF0000"/>
                <w:spacing w:val="-38"/>
              </w:rPr>
              <w:t xml:space="preserve"> </w:t>
            </w:r>
            <w:r>
              <w:rPr>
                <w:color w:val="FF0000"/>
                <w:spacing w:val="-3"/>
              </w:rPr>
              <w:t>bA1c 对高血糖、尤在血糖和尿糖</w:t>
            </w:r>
            <w:r>
              <w:rPr>
                <w:color w:val="FF0000"/>
                <w:spacing w:val="-4"/>
              </w:rPr>
              <w:t>波动较大时有特殊诊断意义；反映近 2-3 个月的平均血糖水平；</w:t>
            </w:r>
            <w:r>
              <w:rPr>
                <w:color w:val="FF0000"/>
              </w:rPr>
              <w:t>用于筛检糖尿病、预测血管并发症、鉴别高</w:t>
            </w:r>
            <w:r>
              <w:rPr>
                <w:color w:val="FF0000"/>
                <w:spacing w:val="-1"/>
              </w:rPr>
              <w:t>血糖原</w:t>
            </w:r>
            <w:r>
              <w:rPr>
                <w:color w:val="FF0000"/>
                <w:spacing w:val="-3"/>
              </w:rPr>
              <w:t>因</w:t>
            </w:r>
            <w:r>
              <w:rPr>
                <w:color w:val="FF0000"/>
                <w:spacing w:val="-21"/>
              </w:rPr>
              <w:t xml:space="preserve"> </w:t>
            </w:r>
            <w:r>
              <w:rPr>
                <w:color w:val="FF0000"/>
                <w:spacing w:val="-3"/>
              </w:rPr>
              <w:t>，评价糖尿病控制程度。</w:t>
            </w:r>
          </w:p>
        </w:tc>
        <w:tc>
          <w:tcPr>
            <w:tcW w:w="844" w:type="dxa"/>
            <w:vMerge w:val="continue"/>
            <w:tcBorders>
              <w:top w:val="nil"/>
            </w:tcBorders>
            <w:vAlign w:val="top"/>
          </w:tcPr>
          <w:p w14:paraId="75F7B60B">
            <w:pPr>
              <w:rPr>
                <w:rFonts w:ascii="Arial"/>
                <w:sz w:val="21"/>
              </w:rPr>
            </w:pPr>
          </w:p>
        </w:tc>
        <w:tc>
          <w:tcPr>
            <w:tcW w:w="640" w:type="dxa"/>
            <w:vMerge w:val="continue"/>
            <w:tcBorders>
              <w:top w:val="nil"/>
            </w:tcBorders>
            <w:vAlign w:val="top"/>
          </w:tcPr>
          <w:p w14:paraId="181E2055">
            <w:pPr>
              <w:rPr>
                <w:rFonts w:ascii="Arial"/>
                <w:sz w:val="21"/>
              </w:rPr>
            </w:pPr>
          </w:p>
        </w:tc>
        <w:tc>
          <w:tcPr>
            <w:tcW w:w="644" w:type="dxa"/>
            <w:vMerge w:val="continue"/>
            <w:tcBorders>
              <w:top w:val="nil"/>
            </w:tcBorders>
            <w:vAlign w:val="top"/>
          </w:tcPr>
          <w:p w14:paraId="74674830">
            <w:pPr>
              <w:rPr>
                <w:rFonts w:ascii="Arial"/>
                <w:sz w:val="21"/>
              </w:rPr>
            </w:pPr>
          </w:p>
        </w:tc>
      </w:tr>
      <w:tr w14:paraId="0A37E2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8" w:hRule="atLeast"/>
        </w:trPr>
        <w:tc>
          <w:tcPr>
            <w:tcW w:w="1158" w:type="dxa"/>
            <w:vAlign w:val="top"/>
          </w:tcPr>
          <w:p w14:paraId="7154BA2F">
            <w:pPr>
              <w:spacing w:line="309" w:lineRule="auto"/>
              <w:rPr>
                <w:rFonts w:ascii="Arial"/>
                <w:sz w:val="21"/>
              </w:rPr>
            </w:pPr>
          </w:p>
          <w:p w14:paraId="2087D1CC">
            <w:pPr>
              <w:spacing w:line="309" w:lineRule="auto"/>
              <w:rPr>
                <w:rFonts w:ascii="Arial"/>
                <w:sz w:val="21"/>
              </w:rPr>
            </w:pPr>
          </w:p>
          <w:p w14:paraId="421316E9">
            <w:pPr>
              <w:pStyle w:val="7"/>
              <w:spacing w:before="78" w:line="250" w:lineRule="auto"/>
              <w:ind w:left="108" w:right="146" w:firstLine="1"/>
            </w:pPr>
            <w:r>
              <w:rPr>
                <w:color w:val="FF0000"/>
                <w:spacing w:val="-1"/>
              </w:rPr>
              <w:t>甘欣安-肝癌风险评估</w:t>
            </w:r>
            <w:r>
              <w:rPr>
                <w:color w:val="FF0000"/>
                <w:spacing w:val="-2"/>
              </w:rPr>
              <w:t>检测</w:t>
            </w:r>
          </w:p>
        </w:tc>
        <w:tc>
          <w:tcPr>
            <w:tcW w:w="2320" w:type="dxa"/>
            <w:vAlign w:val="top"/>
          </w:tcPr>
          <w:p w14:paraId="7C6B1DC6">
            <w:pPr>
              <w:spacing w:line="308" w:lineRule="auto"/>
              <w:rPr>
                <w:rFonts w:ascii="Arial"/>
                <w:sz w:val="21"/>
              </w:rPr>
            </w:pPr>
          </w:p>
          <w:p w14:paraId="7B46ABCA">
            <w:pPr>
              <w:spacing w:line="309" w:lineRule="auto"/>
              <w:rPr>
                <w:rFonts w:ascii="Arial"/>
                <w:sz w:val="21"/>
              </w:rPr>
            </w:pPr>
          </w:p>
          <w:p w14:paraId="4F6E85D7">
            <w:pPr>
              <w:pStyle w:val="7"/>
              <w:spacing w:before="77" w:line="250" w:lineRule="auto"/>
              <w:ind w:left="104" w:right="232" w:firstLine="2"/>
            </w:pPr>
            <w:r>
              <w:rPr>
                <w:color w:val="FF0000"/>
                <w:spacing w:val="-1"/>
              </w:rPr>
              <w:t>甘欣安-肝癌风险评估检</w:t>
            </w:r>
            <w:r>
              <w:rPr>
                <w:color w:val="FF0000"/>
                <w:spacing w:val="-3"/>
              </w:rPr>
              <w:t>测</w:t>
            </w:r>
            <w:r>
              <w:rPr>
                <w:color w:val="FF0000"/>
                <w:spacing w:val="-23"/>
              </w:rPr>
              <w:t xml:space="preserve"> </w:t>
            </w:r>
            <w:r>
              <w:rPr>
                <w:color w:val="FF0000"/>
                <w:spacing w:val="-3"/>
              </w:rPr>
              <w:t>，肝癌发生密切相关的DNA</w:t>
            </w:r>
            <w:r>
              <w:rPr>
                <w:color w:val="FF0000"/>
                <w:spacing w:val="14"/>
              </w:rPr>
              <w:t xml:space="preserve"> </w:t>
            </w:r>
            <w:r>
              <w:rPr>
                <w:color w:val="FF0000"/>
                <w:spacing w:val="-3"/>
              </w:rPr>
              <w:t>甲基化指标</w:t>
            </w:r>
          </w:p>
        </w:tc>
        <w:tc>
          <w:tcPr>
            <w:tcW w:w="4252" w:type="dxa"/>
            <w:vAlign w:val="top"/>
          </w:tcPr>
          <w:p w14:paraId="604A01F2">
            <w:pPr>
              <w:pStyle w:val="7"/>
              <w:spacing w:before="77" w:line="237" w:lineRule="auto"/>
              <w:ind w:left="105" w:right="82"/>
              <w:jc w:val="both"/>
            </w:pPr>
            <w:r>
              <w:rPr>
                <w:color w:val="FF0000"/>
                <w:spacing w:val="-3"/>
              </w:rPr>
              <w:t>通过检测与肝癌发生密切相关的 DNA</w:t>
            </w:r>
            <w:r>
              <w:rPr>
                <w:color w:val="FF0000"/>
                <w:spacing w:val="13"/>
              </w:rPr>
              <w:t xml:space="preserve"> </w:t>
            </w:r>
            <w:r>
              <w:rPr>
                <w:color w:val="FF0000"/>
                <w:spacing w:val="-3"/>
              </w:rPr>
              <w:t>甲基化指标，</w:t>
            </w:r>
            <w:r>
              <w:rPr>
                <w:color w:val="FF0000"/>
                <w:spacing w:val="-2"/>
              </w:rPr>
              <w:t>对受检者肝癌发生风险进行评估</w:t>
            </w:r>
            <w:r>
              <w:rPr>
                <w:color w:val="FF0000"/>
                <w:spacing w:val="-13"/>
              </w:rPr>
              <w:t xml:space="preserve"> </w:t>
            </w:r>
            <w:r>
              <w:rPr>
                <w:color w:val="FF0000"/>
                <w:spacing w:val="-2"/>
              </w:rPr>
              <w:t>，筛选肝癌高风险和低风险</w:t>
            </w:r>
            <w:r>
              <w:rPr>
                <w:color w:val="FF0000"/>
                <w:spacing w:val="-13"/>
              </w:rPr>
              <w:t xml:space="preserve"> </w:t>
            </w:r>
            <w:r>
              <w:rPr>
                <w:color w:val="FF0000"/>
                <w:spacing w:val="-2"/>
              </w:rPr>
              <w:t>，最终帮助受检者实现个体化的肝癌风险</w:t>
            </w:r>
            <w:r>
              <w:rPr>
                <w:color w:val="FF0000"/>
                <w:spacing w:val="-1"/>
              </w:rPr>
              <w:t>监测。  1.一对一风险报告解读及肝健康管理方案建</w:t>
            </w:r>
            <w:r>
              <w:rPr>
                <w:color w:val="FF0000"/>
              </w:rPr>
              <w:t>议</w:t>
            </w:r>
          </w:p>
          <w:p w14:paraId="45E511C6">
            <w:pPr>
              <w:pStyle w:val="7"/>
              <w:spacing w:line="225" w:lineRule="auto"/>
              <w:ind w:left="114"/>
            </w:pPr>
            <w:r>
              <w:rPr>
                <w:color w:val="FF0000"/>
                <w:spacing w:val="-1"/>
              </w:rPr>
              <w:t>2.一年一次免费专业医生面诊</w:t>
            </w:r>
          </w:p>
          <w:p w14:paraId="127EE3B4">
            <w:pPr>
              <w:pStyle w:val="7"/>
              <w:spacing w:before="22" w:line="205" w:lineRule="auto"/>
              <w:ind w:left="116"/>
            </w:pPr>
            <w:r>
              <w:rPr>
                <w:color w:val="FF0000"/>
                <w:spacing w:val="-1"/>
              </w:rPr>
              <w:t>3.高风险建议升级甘预-肝癌超早期筛查</w:t>
            </w:r>
          </w:p>
        </w:tc>
        <w:tc>
          <w:tcPr>
            <w:tcW w:w="844" w:type="dxa"/>
            <w:vAlign w:val="top"/>
          </w:tcPr>
          <w:p w14:paraId="3B71FE99">
            <w:pPr>
              <w:spacing w:line="298" w:lineRule="auto"/>
              <w:rPr>
                <w:rFonts w:ascii="Arial"/>
                <w:sz w:val="21"/>
              </w:rPr>
            </w:pPr>
          </w:p>
          <w:p w14:paraId="0A9D6DD1">
            <w:pPr>
              <w:spacing w:line="298" w:lineRule="auto"/>
              <w:rPr>
                <w:rFonts w:ascii="Arial"/>
                <w:sz w:val="21"/>
              </w:rPr>
            </w:pPr>
          </w:p>
          <w:p w14:paraId="1A034B5E">
            <w:pPr>
              <w:spacing w:line="299" w:lineRule="auto"/>
              <w:rPr>
                <w:rFonts w:ascii="Arial"/>
                <w:sz w:val="21"/>
              </w:rPr>
            </w:pPr>
          </w:p>
          <w:p w14:paraId="4D1CABF7">
            <w:pPr>
              <w:pStyle w:val="7"/>
              <w:spacing w:before="78" w:line="315" w:lineRule="exact"/>
              <w:ind w:left="353"/>
            </w:pPr>
            <w:r>
              <w:rPr>
                <w:position w:val="3"/>
              </w:rPr>
              <w:t>★</w:t>
            </w:r>
          </w:p>
        </w:tc>
        <w:tc>
          <w:tcPr>
            <w:tcW w:w="640" w:type="dxa"/>
            <w:vAlign w:val="top"/>
          </w:tcPr>
          <w:p w14:paraId="56EE54A6">
            <w:pPr>
              <w:rPr>
                <w:rFonts w:ascii="Arial"/>
                <w:sz w:val="21"/>
              </w:rPr>
            </w:pPr>
          </w:p>
        </w:tc>
        <w:tc>
          <w:tcPr>
            <w:tcW w:w="644" w:type="dxa"/>
            <w:vAlign w:val="top"/>
          </w:tcPr>
          <w:p w14:paraId="1304561B">
            <w:pPr>
              <w:rPr>
                <w:rFonts w:ascii="Arial"/>
                <w:sz w:val="21"/>
              </w:rPr>
            </w:pPr>
          </w:p>
        </w:tc>
      </w:tr>
      <w:tr w14:paraId="721C3D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9858" w:type="dxa"/>
            <w:gridSpan w:val="6"/>
            <w:shd w:val="clear" w:color="auto" w:fill="A6A6A6"/>
            <w:vAlign w:val="top"/>
          </w:tcPr>
          <w:p w14:paraId="225B257C">
            <w:pPr>
              <w:pStyle w:val="7"/>
              <w:spacing w:before="116" w:line="182" w:lineRule="auto"/>
              <w:ind w:left="4582"/>
            </w:pPr>
            <w:r>
              <w:rPr>
                <w:spacing w:val="-5"/>
              </w:rPr>
              <w:t>医技检查</w:t>
            </w:r>
          </w:p>
        </w:tc>
      </w:tr>
      <w:tr w14:paraId="29F1F9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8" w:hRule="atLeast"/>
        </w:trPr>
        <w:tc>
          <w:tcPr>
            <w:tcW w:w="1158" w:type="dxa"/>
            <w:vAlign w:val="top"/>
          </w:tcPr>
          <w:p w14:paraId="79308428">
            <w:pPr>
              <w:spacing w:line="310" w:lineRule="auto"/>
              <w:rPr>
                <w:rFonts w:ascii="Arial"/>
                <w:sz w:val="21"/>
              </w:rPr>
            </w:pPr>
          </w:p>
          <w:p w14:paraId="3EEDA051">
            <w:pPr>
              <w:spacing w:line="310" w:lineRule="auto"/>
              <w:rPr>
                <w:rFonts w:ascii="Arial"/>
                <w:sz w:val="21"/>
              </w:rPr>
            </w:pPr>
          </w:p>
          <w:p w14:paraId="1CB4EEE0">
            <w:pPr>
              <w:spacing w:line="310" w:lineRule="auto"/>
              <w:rPr>
                <w:rFonts w:ascii="Arial"/>
                <w:sz w:val="21"/>
              </w:rPr>
            </w:pPr>
          </w:p>
          <w:p w14:paraId="506C206B">
            <w:pPr>
              <w:pStyle w:val="7"/>
              <w:spacing w:before="77" w:line="183" w:lineRule="auto"/>
              <w:ind w:left="265"/>
            </w:pPr>
            <w:r>
              <w:rPr>
                <w:spacing w:val="-3"/>
              </w:rPr>
              <w:t>胸部 CT</w:t>
            </w:r>
          </w:p>
        </w:tc>
        <w:tc>
          <w:tcPr>
            <w:tcW w:w="2320" w:type="dxa"/>
            <w:vAlign w:val="top"/>
          </w:tcPr>
          <w:p w14:paraId="0AF1D01D">
            <w:pPr>
              <w:spacing w:line="310" w:lineRule="auto"/>
              <w:rPr>
                <w:rFonts w:ascii="Arial"/>
                <w:sz w:val="21"/>
              </w:rPr>
            </w:pPr>
          </w:p>
          <w:p w14:paraId="7F13CAA2">
            <w:pPr>
              <w:spacing w:line="310" w:lineRule="auto"/>
              <w:rPr>
                <w:rFonts w:ascii="Arial"/>
                <w:sz w:val="21"/>
              </w:rPr>
            </w:pPr>
          </w:p>
          <w:p w14:paraId="71B09B3F">
            <w:pPr>
              <w:spacing w:line="310" w:lineRule="auto"/>
              <w:rPr>
                <w:rFonts w:ascii="Arial"/>
                <w:sz w:val="21"/>
              </w:rPr>
            </w:pPr>
          </w:p>
          <w:p w14:paraId="725446B6">
            <w:pPr>
              <w:pStyle w:val="7"/>
              <w:spacing w:before="77" w:line="183" w:lineRule="auto"/>
              <w:ind w:left="105"/>
            </w:pPr>
            <w:r>
              <w:rPr>
                <w:spacing w:val="-3"/>
              </w:rPr>
              <w:t>胸部 CT</w:t>
            </w:r>
          </w:p>
        </w:tc>
        <w:tc>
          <w:tcPr>
            <w:tcW w:w="4252" w:type="dxa"/>
            <w:vAlign w:val="top"/>
          </w:tcPr>
          <w:p w14:paraId="089323B2">
            <w:pPr>
              <w:pStyle w:val="7"/>
              <w:spacing w:before="45" w:line="242" w:lineRule="auto"/>
              <w:ind w:left="105" w:right="211" w:firstLine="16"/>
            </w:pPr>
            <w:r>
              <w:rPr>
                <w:spacing w:val="-3"/>
              </w:rPr>
              <w:t>1.   胸部  CT  扫描可提供关于肺结节位置、大小、</w:t>
            </w:r>
            <w:r>
              <w:rPr>
                <w:spacing w:val="-1"/>
              </w:rPr>
              <w:t>形态、密度、边缘及  内部特征等信息。</w:t>
            </w:r>
          </w:p>
          <w:p w14:paraId="59BDB773">
            <w:pPr>
              <w:pStyle w:val="7"/>
              <w:spacing w:before="4" w:line="234" w:lineRule="auto"/>
              <w:ind w:left="105" w:right="171" w:firstLine="8"/>
            </w:pPr>
            <w:r>
              <w:rPr>
                <w:spacing w:val="-1"/>
              </w:rPr>
              <w:t>2.   推荐肺结节患者行胸部  CT  检查（结节处行病灶薄层扫描</w:t>
            </w:r>
            <w:r>
              <w:rPr>
                <w:spacing w:val="-5"/>
              </w:rPr>
              <w:t>）</w:t>
            </w:r>
            <w:r>
              <w:rPr>
                <w:spacing w:val="-26"/>
              </w:rPr>
              <w:t xml:space="preserve"> </w:t>
            </w:r>
            <w:r>
              <w:rPr>
                <w:spacing w:val="-5"/>
              </w:rPr>
              <w:t>，</w:t>
            </w:r>
            <w:r>
              <w:rPr>
                <w:spacing w:val="-1"/>
              </w:rPr>
              <w:t>以便更好地显示肺结节的特征。薄层  (≤1mm</w:t>
            </w:r>
            <w:r>
              <w:rPr>
                <w:spacing w:val="52"/>
                <w:w w:val="101"/>
              </w:rPr>
              <w:t xml:space="preserve"> </w:t>
            </w:r>
            <w:r>
              <w:rPr>
                <w:spacing w:val="-1"/>
              </w:rPr>
              <w:t>层厚）的胸部  CT</w:t>
            </w:r>
            <w:r>
              <w:rPr>
                <w:spacing w:val="41"/>
                <w:w w:val="101"/>
              </w:rPr>
              <w:t xml:space="preserve"> </w:t>
            </w:r>
            <w:r>
              <w:rPr>
                <w:spacing w:val="-1"/>
              </w:rPr>
              <w:t>可更好地评价肺结</w:t>
            </w:r>
            <w:r>
              <w:t>节的形态特征。分析肿瘤体积可科学地监测</w:t>
            </w:r>
            <w:r>
              <w:rPr>
                <w:spacing w:val="-1"/>
              </w:rPr>
              <w:t>肿瘤生长。</w:t>
            </w:r>
          </w:p>
        </w:tc>
        <w:tc>
          <w:tcPr>
            <w:tcW w:w="844" w:type="dxa"/>
            <w:vAlign w:val="top"/>
          </w:tcPr>
          <w:p w14:paraId="69C56A85">
            <w:pPr>
              <w:spacing w:line="299" w:lineRule="auto"/>
              <w:rPr>
                <w:rFonts w:ascii="Arial"/>
                <w:sz w:val="21"/>
              </w:rPr>
            </w:pPr>
          </w:p>
          <w:p w14:paraId="561B43B0">
            <w:pPr>
              <w:spacing w:line="299" w:lineRule="auto"/>
              <w:rPr>
                <w:rFonts w:ascii="Arial"/>
                <w:sz w:val="21"/>
              </w:rPr>
            </w:pPr>
          </w:p>
          <w:p w14:paraId="2E913811">
            <w:pPr>
              <w:spacing w:line="299" w:lineRule="auto"/>
              <w:rPr>
                <w:rFonts w:ascii="Arial"/>
                <w:sz w:val="21"/>
              </w:rPr>
            </w:pPr>
          </w:p>
          <w:p w14:paraId="08687D4F">
            <w:pPr>
              <w:pStyle w:val="7"/>
              <w:spacing w:before="77" w:line="315" w:lineRule="exact"/>
              <w:ind w:left="353"/>
            </w:pPr>
            <w:r>
              <w:rPr>
                <w:position w:val="3"/>
              </w:rPr>
              <w:t>★</w:t>
            </w:r>
          </w:p>
        </w:tc>
        <w:tc>
          <w:tcPr>
            <w:tcW w:w="640" w:type="dxa"/>
            <w:vAlign w:val="top"/>
          </w:tcPr>
          <w:p w14:paraId="1742FEF2">
            <w:pPr>
              <w:spacing w:line="299" w:lineRule="auto"/>
              <w:rPr>
                <w:rFonts w:ascii="Arial"/>
                <w:sz w:val="21"/>
              </w:rPr>
            </w:pPr>
          </w:p>
          <w:p w14:paraId="419D2603">
            <w:pPr>
              <w:spacing w:line="299" w:lineRule="auto"/>
              <w:rPr>
                <w:rFonts w:ascii="Arial"/>
                <w:sz w:val="21"/>
              </w:rPr>
            </w:pPr>
          </w:p>
          <w:p w14:paraId="0547D425">
            <w:pPr>
              <w:spacing w:line="299" w:lineRule="auto"/>
              <w:rPr>
                <w:rFonts w:ascii="Arial"/>
                <w:sz w:val="21"/>
              </w:rPr>
            </w:pPr>
          </w:p>
          <w:p w14:paraId="16BD9282">
            <w:pPr>
              <w:pStyle w:val="7"/>
              <w:spacing w:before="77" w:line="315" w:lineRule="exact"/>
              <w:ind w:left="251"/>
            </w:pPr>
            <w:r>
              <w:rPr>
                <w:position w:val="3"/>
              </w:rPr>
              <w:t>★</w:t>
            </w:r>
          </w:p>
        </w:tc>
        <w:tc>
          <w:tcPr>
            <w:tcW w:w="644" w:type="dxa"/>
            <w:vAlign w:val="top"/>
          </w:tcPr>
          <w:p w14:paraId="11194843">
            <w:pPr>
              <w:spacing w:line="299" w:lineRule="auto"/>
              <w:rPr>
                <w:rFonts w:ascii="Arial"/>
                <w:sz w:val="21"/>
              </w:rPr>
            </w:pPr>
          </w:p>
          <w:p w14:paraId="0063FA0F">
            <w:pPr>
              <w:spacing w:line="299" w:lineRule="auto"/>
              <w:rPr>
                <w:rFonts w:ascii="Arial"/>
                <w:sz w:val="21"/>
              </w:rPr>
            </w:pPr>
          </w:p>
          <w:p w14:paraId="2142BD17">
            <w:pPr>
              <w:spacing w:line="299" w:lineRule="auto"/>
              <w:rPr>
                <w:rFonts w:ascii="Arial"/>
                <w:sz w:val="21"/>
              </w:rPr>
            </w:pPr>
          </w:p>
          <w:p w14:paraId="46FF24D9">
            <w:pPr>
              <w:pStyle w:val="7"/>
              <w:spacing w:before="77" w:line="315" w:lineRule="exact"/>
              <w:ind w:left="252"/>
            </w:pPr>
            <w:r>
              <w:rPr>
                <w:position w:val="3"/>
              </w:rPr>
              <w:t>★</w:t>
            </w:r>
          </w:p>
        </w:tc>
      </w:tr>
      <w:tr w14:paraId="5166BA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47" w:hRule="atLeast"/>
        </w:trPr>
        <w:tc>
          <w:tcPr>
            <w:tcW w:w="1158" w:type="dxa"/>
            <w:vAlign w:val="top"/>
          </w:tcPr>
          <w:p w14:paraId="560FCC24">
            <w:pPr>
              <w:spacing w:line="250" w:lineRule="auto"/>
              <w:rPr>
                <w:rFonts w:ascii="Arial"/>
                <w:sz w:val="21"/>
              </w:rPr>
            </w:pPr>
          </w:p>
          <w:p w14:paraId="798B976E">
            <w:pPr>
              <w:spacing w:line="251" w:lineRule="auto"/>
              <w:rPr>
                <w:rFonts w:ascii="Arial"/>
                <w:sz w:val="21"/>
              </w:rPr>
            </w:pPr>
          </w:p>
          <w:p w14:paraId="7E8256C0">
            <w:pPr>
              <w:pStyle w:val="7"/>
              <w:spacing w:before="78" w:line="183" w:lineRule="auto"/>
              <w:ind w:left="181"/>
            </w:pPr>
            <w:r>
              <w:rPr>
                <w:spacing w:val="-1"/>
              </w:rPr>
              <w:t>睿心宝-冠</w:t>
            </w:r>
          </w:p>
          <w:p w14:paraId="65F5C411">
            <w:pPr>
              <w:pStyle w:val="7"/>
              <w:spacing w:before="76" w:line="183" w:lineRule="auto"/>
              <w:ind w:left="128"/>
            </w:pPr>
            <w:r>
              <w:rPr>
                <w:spacing w:val="-1"/>
              </w:rPr>
              <w:t>心病风险指</w:t>
            </w:r>
          </w:p>
          <w:p w14:paraId="6F4DCD7D">
            <w:pPr>
              <w:pStyle w:val="7"/>
              <w:spacing w:before="76" w:line="183" w:lineRule="auto"/>
              <w:ind w:left="307"/>
            </w:pPr>
            <w:r>
              <w:rPr>
                <w:spacing w:val="-1"/>
              </w:rPr>
              <w:t>数评估</w:t>
            </w:r>
          </w:p>
        </w:tc>
        <w:tc>
          <w:tcPr>
            <w:tcW w:w="2320" w:type="dxa"/>
            <w:vAlign w:val="top"/>
          </w:tcPr>
          <w:p w14:paraId="288917FD">
            <w:pPr>
              <w:spacing w:line="328" w:lineRule="auto"/>
              <w:rPr>
                <w:rFonts w:ascii="Arial"/>
                <w:sz w:val="21"/>
              </w:rPr>
            </w:pPr>
          </w:p>
          <w:p w14:paraId="6D75B291">
            <w:pPr>
              <w:spacing w:line="328" w:lineRule="auto"/>
              <w:rPr>
                <w:rFonts w:ascii="Arial"/>
                <w:sz w:val="21"/>
              </w:rPr>
            </w:pPr>
          </w:p>
          <w:p w14:paraId="6FCD2308">
            <w:pPr>
              <w:pStyle w:val="7"/>
              <w:spacing w:before="77" w:line="253" w:lineRule="auto"/>
              <w:ind w:left="104" w:right="155" w:firstLine="1"/>
            </w:pPr>
            <w:r>
              <w:rPr>
                <w:spacing w:val="-1"/>
              </w:rPr>
              <w:t>睿心宝-冠心病风险指数评</w:t>
            </w:r>
            <w:r>
              <w:t>估</w:t>
            </w:r>
          </w:p>
        </w:tc>
        <w:tc>
          <w:tcPr>
            <w:tcW w:w="4252" w:type="dxa"/>
            <w:vAlign w:val="top"/>
          </w:tcPr>
          <w:p w14:paraId="58765371">
            <w:pPr>
              <w:pStyle w:val="7"/>
              <w:spacing w:before="114" w:line="242" w:lineRule="auto"/>
              <w:ind w:left="105" w:right="183" w:firstLine="1"/>
              <w:jc w:val="both"/>
            </w:pPr>
            <w:r>
              <w:rPr>
                <w:spacing w:val="-1"/>
              </w:rPr>
              <w:t>冠状动脉钙化积分是计算冠状动脉钙化程度的一项</w:t>
            </w:r>
            <w:r>
              <w:rPr>
                <w:spacing w:val="-2"/>
              </w:rPr>
              <w:t>有效量化指标</w:t>
            </w:r>
            <w:r>
              <w:rPr>
                <w:spacing w:val="-13"/>
              </w:rPr>
              <w:t xml:space="preserve"> </w:t>
            </w:r>
            <w:r>
              <w:rPr>
                <w:spacing w:val="-2"/>
              </w:rPr>
              <w:t>，对冠心病诊断有重要作用。基于人</w:t>
            </w:r>
            <w:r>
              <w:rPr>
                <w:spacing w:val="-1"/>
              </w:rPr>
              <w:t>工智能技术的非门控胸部 CT 平扫对冠状</w:t>
            </w:r>
          </w:p>
          <w:p w14:paraId="7716DF4F">
            <w:pPr>
              <w:pStyle w:val="7"/>
              <w:spacing w:line="230" w:lineRule="auto"/>
              <w:ind w:left="105" w:right="183" w:firstLine="1"/>
              <w:jc w:val="both"/>
            </w:pPr>
            <w:r>
              <w:rPr>
                <w:spacing w:val="-2"/>
              </w:rPr>
              <w:t>动脉钙化积分的评价具有较高的准确性</w:t>
            </w:r>
            <w:r>
              <w:rPr>
                <w:spacing w:val="-14"/>
              </w:rPr>
              <w:t xml:space="preserve"> </w:t>
            </w:r>
            <w:r>
              <w:rPr>
                <w:spacing w:val="-2"/>
              </w:rPr>
              <w:t>，在危险度分层方面与传统门控检查一致性很好</w:t>
            </w:r>
            <w:r>
              <w:rPr>
                <w:spacing w:val="-12"/>
              </w:rPr>
              <w:t xml:space="preserve"> </w:t>
            </w:r>
            <w:r>
              <w:rPr>
                <w:spacing w:val="-2"/>
              </w:rPr>
              <w:t>，可用于冠心</w:t>
            </w:r>
            <w:r>
              <w:rPr>
                <w:spacing w:val="-1"/>
              </w:rPr>
              <w:t>病风险的筛查评估</w:t>
            </w:r>
          </w:p>
        </w:tc>
        <w:tc>
          <w:tcPr>
            <w:tcW w:w="844" w:type="dxa"/>
            <w:vAlign w:val="top"/>
          </w:tcPr>
          <w:p w14:paraId="5425F715">
            <w:pPr>
              <w:spacing w:line="259" w:lineRule="auto"/>
              <w:rPr>
                <w:rFonts w:ascii="Arial"/>
                <w:sz w:val="21"/>
              </w:rPr>
            </w:pPr>
          </w:p>
          <w:p w14:paraId="22AE8FC9">
            <w:pPr>
              <w:spacing w:line="259" w:lineRule="auto"/>
              <w:rPr>
                <w:rFonts w:ascii="Arial"/>
                <w:sz w:val="21"/>
              </w:rPr>
            </w:pPr>
          </w:p>
          <w:p w14:paraId="145F0CE7">
            <w:pPr>
              <w:spacing w:line="260" w:lineRule="auto"/>
              <w:rPr>
                <w:rFonts w:ascii="Arial"/>
                <w:sz w:val="21"/>
              </w:rPr>
            </w:pPr>
          </w:p>
          <w:p w14:paraId="595F6753">
            <w:pPr>
              <w:pStyle w:val="7"/>
              <w:spacing w:before="77" w:line="316" w:lineRule="exact"/>
              <w:ind w:left="353"/>
            </w:pPr>
            <w:r>
              <w:rPr>
                <w:position w:val="3"/>
              </w:rPr>
              <w:t>★</w:t>
            </w:r>
          </w:p>
        </w:tc>
        <w:tc>
          <w:tcPr>
            <w:tcW w:w="640" w:type="dxa"/>
            <w:vAlign w:val="top"/>
          </w:tcPr>
          <w:p w14:paraId="75B6F074">
            <w:pPr>
              <w:rPr>
                <w:rFonts w:ascii="Arial"/>
                <w:sz w:val="21"/>
              </w:rPr>
            </w:pPr>
          </w:p>
        </w:tc>
        <w:tc>
          <w:tcPr>
            <w:tcW w:w="644" w:type="dxa"/>
            <w:vAlign w:val="top"/>
          </w:tcPr>
          <w:p w14:paraId="60E4942C">
            <w:pPr>
              <w:rPr>
                <w:rFonts w:ascii="Arial"/>
                <w:sz w:val="21"/>
              </w:rPr>
            </w:pPr>
          </w:p>
        </w:tc>
      </w:tr>
      <w:tr w14:paraId="509016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4" w:hRule="atLeast"/>
        </w:trPr>
        <w:tc>
          <w:tcPr>
            <w:tcW w:w="1158" w:type="dxa"/>
            <w:vMerge w:val="restart"/>
            <w:tcBorders>
              <w:bottom w:val="nil"/>
            </w:tcBorders>
            <w:vAlign w:val="top"/>
          </w:tcPr>
          <w:p w14:paraId="20F0424D">
            <w:pPr>
              <w:spacing w:line="329" w:lineRule="auto"/>
              <w:rPr>
                <w:rFonts w:ascii="Arial"/>
                <w:sz w:val="21"/>
              </w:rPr>
            </w:pPr>
          </w:p>
          <w:p w14:paraId="334858E2">
            <w:pPr>
              <w:spacing w:line="329" w:lineRule="auto"/>
              <w:rPr>
                <w:rFonts w:ascii="Arial"/>
                <w:sz w:val="21"/>
              </w:rPr>
            </w:pPr>
          </w:p>
          <w:p w14:paraId="379E02E7">
            <w:pPr>
              <w:pStyle w:val="7"/>
              <w:spacing w:before="77" w:line="183" w:lineRule="auto"/>
              <w:ind w:left="220"/>
            </w:pPr>
            <w:r>
              <w:rPr>
                <w:spacing w:val="-1"/>
              </w:rPr>
              <w:t>腹部彩超</w:t>
            </w:r>
          </w:p>
        </w:tc>
        <w:tc>
          <w:tcPr>
            <w:tcW w:w="2320" w:type="dxa"/>
            <w:vAlign w:val="top"/>
          </w:tcPr>
          <w:p w14:paraId="3B685AB1">
            <w:pPr>
              <w:spacing w:line="350" w:lineRule="auto"/>
              <w:rPr>
                <w:rFonts w:ascii="Arial"/>
                <w:sz w:val="21"/>
              </w:rPr>
            </w:pPr>
          </w:p>
          <w:p w14:paraId="4211DB92">
            <w:pPr>
              <w:pStyle w:val="7"/>
              <w:spacing w:before="77" w:line="174" w:lineRule="auto"/>
              <w:ind w:left="105"/>
            </w:pPr>
            <w:r>
              <w:t>肝</w:t>
            </w:r>
          </w:p>
        </w:tc>
        <w:tc>
          <w:tcPr>
            <w:tcW w:w="4252" w:type="dxa"/>
            <w:vMerge w:val="restart"/>
            <w:tcBorders>
              <w:bottom w:val="nil"/>
            </w:tcBorders>
            <w:vAlign w:val="top"/>
          </w:tcPr>
          <w:p w14:paraId="22F7618A">
            <w:pPr>
              <w:pStyle w:val="7"/>
              <w:spacing w:before="80" w:line="241" w:lineRule="auto"/>
              <w:ind w:left="105" w:right="47"/>
              <w:jc w:val="both"/>
            </w:pPr>
            <w:r>
              <w:rPr>
                <w:spacing w:val="-1"/>
              </w:rPr>
              <w:t>对人体腹部内脏器官（肝、胆、脾、胰、双肾）的</w:t>
            </w:r>
            <w:r>
              <w:rPr>
                <w:spacing w:val="-2"/>
              </w:rPr>
              <w:t>状况和各种病变（如肿瘤、结石、积水、脂肪肝</w:t>
            </w:r>
            <w:r>
              <w:rPr>
                <w:spacing w:val="-3"/>
              </w:rPr>
              <w:t>等）</w:t>
            </w:r>
            <w:r>
              <w:rPr>
                <w:spacing w:val="-2"/>
              </w:rPr>
              <w:t>提供高清晰度的彩色动态超声断层图像判断</w:t>
            </w:r>
            <w:r>
              <w:rPr>
                <w:spacing w:val="-13"/>
              </w:rPr>
              <w:t xml:space="preserve"> </w:t>
            </w:r>
            <w:r>
              <w:rPr>
                <w:spacing w:val="-2"/>
              </w:rPr>
              <w:t>，依病</w:t>
            </w:r>
            <w:r>
              <w:rPr>
                <w:spacing w:val="-1"/>
              </w:rPr>
              <w:t>灶周围血管情况、病灶内血流血供情况-良恶性病变鉴别；判断肾动脉狭窄等。</w:t>
            </w:r>
          </w:p>
        </w:tc>
        <w:tc>
          <w:tcPr>
            <w:tcW w:w="844" w:type="dxa"/>
            <w:vAlign w:val="top"/>
          </w:tcPr>
          <w:p w14:paraId="56E66B60">
            <w:pPr>
              <w:spacing w:line="305" w:lineRule="auto"/>
              <w:rPr>
                <w:rFonts w:ascii="Arial"/>
                <w:sz w:val="21"/>
              </w:rPr>
            </w:pPr>
          </w:p>
          <w:p w14:paraId="49FAA554">
            <w:pPr>
              <w:pStyle w:val="7"/>
              <w:spacing w:before="77" w:line="315" w:lineRule="exact"/>
              <w:ind w:left="353"/>
            </w:pPr>
            <w:r>
              <w:rPr>
                <w:position w:val="3"/>
              </w:rPr>
              <w:t>★</w:t>
            </w:r>
          </w:p>
        </w:tc>
        <w:tc>
          <w:tcPr>
            <w:tcW w:w="640" w:type="dxa"/>
            <w:vAlign w:val="top"/>
          </w:tcPr>
          <w:p w14:paraId="7C58EC45">
            <w:pPr>
              <w:spacing w:line="305" w:lineRule="auto"/>
              <w:rPr>
                <w:rFonts w:ascii="Arial"/>
                <w:sz w:val="21"/>
              </w:rPr>
            </w:pPr>
          </w:p>
          <w:p w14:paraId="2FBC2474">
            <w:pPr>
              <w:pStyle w:val="7"/>
              <w:spacing w:before="77" w:line="315" w:lineRule="exact"/>
              <w:ind w:left="251"/>
            </w:pPr>
            <w:r>
              <w:rPr>
                <w:position w:val="3"/>
              </w:rPr>
              <w:t>★</w:t>
            </w:r>
          </w:p>
        </w:tc>
        <w:tc>
          <w:tcPr>
            <w:tcW w:w="644" w:type="dxa"/>
            <w:vAlign w:val="top"/>
          </w:tcPr>
          <w:p w14:paraId="06C92470">
            <w:pPr>
              <w:spacing w:line="305" w:lineRule="auto"/>
              <w:rPr>
                <w:rFonts w:ascii="Arial"/>
                <w:sz w:val="21"/>
              </w:rPr>
            </w:pPr>
          </w:p>
          <w:p w14:paraId="4BFC7D89">
            <w:pPr>
              <w:pStyle w:val="7"/>
              <w:spacing w:before="77" w:line="315" w:lineRule="exact"/>
              <w:ind w:left="252"/>
            </w:pPr>
            <w:r>
              <w:rPr>
                <w:position w:val="3"/>
              </w:rPr>
              <w:t>★</w:t>
            </w:r>
          </w:p>
        </w:tc>
      </w:tr>
      <w:tr w14:paraId="3CF80A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bottom w:val="nil"/>
            </w:tcBorders>
            <w:vAlign w:val="top"/>
          </w:tcPr>
          <w:p w14:paraId="14FE0C6F">
            <w:pPr>
              <w:rPr>
                <w:rFonts w:ascii="Arial"/>
                <w:sz w:val="21"/>
              </w:rPr>
            </w:pPr>
          </w:p>
        </w:tc>
        <w:tc>
          <w:tcPr>
            <w:tcW w:w="2320" w:type="dxa"/>
            <w:vAlign w:val="top"/>
          </w:tcPr>
          <w:p w14:paraId="4EC55C1B">
            <w:pPr>
              <w:pStyle w:val="7"/>
              <w:spacing w:before="93" w:line="166" w:lineRule="auto"/>
              <w:ind w:left="105"/>
            </w:pPr>
            <w:r>
              <w:t>胆</w:t>
            </w:r>
          </w:p>
        </w:tc>
        <w:tc>
          <w:tcPr>
            <w:tcW w:w="4252" w:type="dxa"/>
            <w:vMerge w:val="continue"/>
            <w:tcBorders>
              <w:top w:val="nil"/>
              <w:bottom w:val="nil"/>
            </w:tcBorders>
            <w:vAlign w:val="top"/>
          </w:tcPr>
          <w:p w14:paraId="04790DBE">
            <w:pPr>
              <w:rPr>
                <w:rFonts w:ascii="Arial"/>
                <w:sz w:val="21"/>
              </w:rPr>
            </w:pPr>
          </w:p>
        </w:tc>
        <w:tc>
          <w:tcPr>
            <w:tcW w:w="844" w:type="dxa"/>
            <w:vAlign w:val="top"/>
          </w:tcPr>
          <w:p w14:paraId="40745374">
            <w:pPr>
              <w:pStyle w:val="7"/>
              <w:spacing w:before="48" w:line="201" w:lineRule="auto"/>
              <w:ind w:left="353"/>
            </w:pPr>
            <w:r>
              <w:t>★</w:t>
            </w:r>
          </w:p>
        </w:tc>
        <w:tc>
          <w:tcPr>
            <w:tcW w:w="640" w:type="dxa"/>
            <w:vAlign w:val="top"/>
          </w:tcPr>
          <w:p w14:paraId="2BFBD9D8">
            <w:pPr>
              <w:pStyle w:val="7"/>
              <w:spacing w:before="48" w:line="201" w:lineRule="auto"/>
              <w:ind w:left="251"/>
            </w:pPr>
            <w:r>
              <w:t>★</w:t>
            </w:r>
          </w:p>
        </w:tc>
        <w:tc>
          <w:tcPr>
            <w:tcW w:w="644" w:type="dxa"/>
            <w:vAlign w:val="top"/>
          </w:tcPr>
          <w:p w14:paraId="3C1E1F73">
            <w:pPr>
              <w:pStyle w:val="7"/>
              <w:spacing w:before="48" w:line="201" w:lineRule="auto"/>
              <w:ind w:left="252"/>
            </w:pPr>
            <w:r>
              <w:t>★</w:t>
            </w:r>
          </w:p>
        </w:tc>
      </w:tr>
      <w:tr w14:paraId="05F3AA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158" w:type="dxa"/>
            <w:vMerge w:val="continue"/>
            <w:tcBorders>
              <w:top w:val="nil"/>
            </w:tcBorders>
            <w:vAlign w:val="top"/>
          </w:tcPr>
          <w:p w14:paraId="613A5406">
            <w:pPr>
              <w:rPr>
                <w:rFonts w:ascii="Arial"/>
                <w:sz w:val="21"/>
              </w:rPr>
            </w:pPr>
          </w:p>
        </w:tc>
        <w:tc>
          <w:tcPr>
            <w:tcW w:w="2320" w:type="dxa"/>
            <w:vAlign w:val="top"/>
          </w:tcPr>
          <w:p w14:paraId="1270BA95">
            <w:pPr>
              <w:pStyle w:val="7"/>
              <w:spacing w:before="82" w:line="177" w:lineRule="auto"/>
              <w:ind w:left="105"/>
            </w:pPr>
            <w:r>
              <w:t>脾</w:t>
            </w:r>
          </w:p>
        </w:tc>
        <w:tc>
          <w:tcPr>
            <w:tcW w:w="4252" w:type="dxa"/>
            <w:vMerge w:val="continue"/>
            <w:tcBorders>
              <w:top w:val="nil"/>
            </w:tcBorders>
            <w:vAlign w:val="top"/>
          </w:tcPr>
          <w:p w14:paraId="651C7A2A">
            <w:pPr>
              <w:rPr>
                <w:rFonts w:ascii="Arial"/>
                <w:sz w:val="21"/>
              </w:rPr>
            </w:pPr>
          </w:p>
        </w:tc>
        <w:tc>
          <w:tcPr>
            <w:tcW w:w="844" w:type="dxa"/>
            <w:vAlign w:val="top"/>
          </w:tcPr>
          <w:p w14:paraId="545AF517">
            <w:pPr>
              <w:pStyle w:val="7"/>
              <w:spacing w:before="47" w:line="204" w:lineRule="auto"/>
              <w:ind w:left="353"/>
            </w:pPr>
            <w:r>
              <w:t>★</w:t>
            </w:r>
          </w:p>
        </w:tc>
        <w:tc>
          <w:tcPr>
            <w:tcW w:w="640" w:type="dxa"/>
            <w:vAlign w:val="top"/>
          </w:tcPr>
          <w:p w14:paraId="38DBC7B9">
            <w:pPr>
              <w:pStyle w:val="7"/>
              <w:spacing w:before="47" w:line="204" w:lineRule="auto"/>
              <w:ind w:left="251"/>
            </w:pPr>
            <w:r>
              <w:t>★</w:t>
            </w:r>
          </w:p>
        </w:tc>
        <w:tc>
          <w:tcPr>
            <w:tcW w:w="644" w:type="dxa"/>
            <w:vAlign w:val="top"/>
          </w:tcPr>
          <w:p w14:paraId="266F1B4F">
            <w:pPr>
              <w:pStyle w:val="7"/>
              <w:spacing w:before="47" w:line="204" w:lineRule="auto"/>
              <w:ind w:left="252"/>
            </w:pPr>
            <w:r>
              <w:t>★</w:t>
            </w:r>
          </w:p>
        </w:tc>
      </w:tr>
    </w:tbl>
    <w:p w14:paraId="6CFA2E19">
      <w:pPr>
        <w:spacing w:line="233" w:lineRule="exact"/>
        <w:rPr>
          <w:rFonts w:ascii="Arial"/>
          <w:sz w:val="20"/>
        </w:rPr>
      </w:pPr>
    </w:p>
    <w:p w14:paraId="4C47CE0F">
      <w:pPr>
        <w:spacing w:line="233" w:lineRule="exact"/>
        <w:rPr>
          <w:rFonts w:ascii="Arial" w:hAnsi="Arial" w:eastAsia="Arial" w:cs="Arial"/>
          <w:sz w:val="20"/>
          <w:szCs w:val="20"/>
        </w:rPr>
        <w:sectPr>
          <w:footerReference r:id="rId29" w:type="default"/>
          <w:pgSz w:w="11906" w:h="16839"/>
          <w:pgMar w:top="400" w:right="1021" w:bottom="1170" w:left="1021" w:header="0" w:footer="956" w:gutter="0"/>
          <w:cols w:space="720" w:num="1"/>
        </w:sectPr>
      </w:pPr>
    </w:p>
    <w:p w14:paraId="3385947A">
      <w:pPr>
        <w:spacing w:before="3"/>
      </w:pPr>
    </w:p>
    <w:p w14:paraId="2730EF33">
      <w:pPr>
        <w:spacing w:before="3"/>
      </w:pPr>
    </w:p>
    <w:p w14:paraId="1921D7A7">
      <w:pPr>
        <w:spacing w:before="3"/>
      </w:pPr>
    </w:p>
    <w:tbl>
      <w:tblPr>
        <w:tblStyle w:val="6"/>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58"/>
        <w:gridCol w:w="2320"/>
        <w:gridCol w:w="4252"/>
        <w:gridCol w:w="844"/>
        <w:gridCol w:w="640"/>
        <w:gridCol w:w="644"/>
      </w:tblGrid>
      <w:tr w14:paraId="1E3EE0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1158" w:type="dxa"/>
            <w:vMerge w:val="restart"/>
            <w:tcBorders>
              <w:bottom w:val="nil"/>
            </w:tcBorders>
            <w:vAlign w:val="top"/>
          </w:tcPr>
          <w:p w14:paraId="23284235">
            <w:pPr>
              <w:rPr>
                <w:rFonts w:ascii="Arial"/>
                <w:sz w:val="21"/>
              </w:rPr>
            </w:pPr>
          </w:p>
        </w:tc>
        <w:tc>
          <w:tcPr>
            <w:tcW w:w="2320" w:type="dxa"/>
            <w:vAlign w:val="top"/>
          </w:tcPr>
          <w:p w14:paraId="03C9440A">
            <w:pPr>
              <w:pStyle w:val="7"/>
              <w:spacing w:before="82" w:line="178" w:lineRule="auto"/>
              <w:ind w:left="104"/>
            </w:pPr>
            <w:r>
              <w:t>胰</w:t>
            </w:r>
          </w:p>
        </w:tc>
        <w:tc>
          <w:tcPr>
            <w:tcW w:w="4252" w:type="dxa"/>
            <w:vMerge w:val="restart"/>
            <w:tcBorders>
              <w:bottom w:val="nil"/>
            </w:tcBorders>
            <w:vAlign w:val="top"/>
          </w:tcPr>
          <w:p w14:paraId="38FEF23C">
            <w:pPr>
              <w:rPr>
                <w:rFonts w:ascii="Arial"/>
                <w:sz w:val="21"/>
              </w:rPr>
            </w:pPr>
          </w:p>
        </w:tc>
        <w:tc>
          <w:tcPr>
            <w:tcW w:w="844" w:type="dxa"/>
            <w:vAlign w:val="top"/>
          </w:tcPr>
          <w:p w14:paraId="7172B710">
            <w:pPr>
              <w:pStyle w:val="7"/>
              <w:spacing w:before="45" w:line="207" w:lineRule="auto"/>
              <w:ind w:left="353"/>
            </w:pPr>
            <w:r>
              <w:t>★</w:t>
            </w:r>
          </w:p>
        </w:tc>
        <w:tc>
          <w:tcPr>
            <w:tcW w:w="640" w:type="dxa"/>
            <w:vAlign w:val="top"/>
          </w:tcPr>
          <w:p w14:paraId="134CFA8F">
            <w:pPr>
              <w:pStyle w:val="7"/>
              <w:spacing w:before="45" w:line="207" w:lineRule="auto"/>
              <w:ind w:left="251"/>
            </w:pPr>
            <w:r>
              <w:t>★</w:t>
            </w:r>
          </w:p>
        </w:tc>
        <w:tc>
          <w:tcPr>
            <w:tcW w:w="644" w:type="dxa"/>
            <w:vAlign w:val="top"/>
          </w:tcPr>
          <w:p w14:paraId="684E30D3">
            <w:pPr>
              <w:pStyle w:val="7"/>
              <w:spacing w:before="45" w:line="207" w:lineRule="auto"/>
              <w:ind w:left="252"/>
            </w:pPr>
            <w:r>
              <w:t>★</w:t>
            </w:r>
          </w:p>
        </w:tc>
      </w:tr>
      <w:tr w14:paraId="66C17B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Merge w:val="continue"/>
            <w:tcBorders>
              <w:top w:val="nil"/>
            </w:tcBorders>
            <w:vAlign w:val="top"/>
          </w:tcPr>
          <w:p w14:paraId="07B4483F">
            <w:pPr>
              <w:rPr>
                <w:rFonts w:ascii="Arial"/>
                <w:sz w:val="21"/>
              </w:rPr>
            </w:pPr>
          </w:p>
        </w:tc>
        <w:tc>
          <w:tcPr>
            <w:tcW w:w="2320" w:type="dxa"/>
            <w:vAlign w:val="top"/>
          </w:tcPr>
          <w:p w14:paraId="5805BDAB">
            <w:pPr>
              <w:pStyle w:val="7"/>
              <w:spacing w:before="77" w:line="178" w:lineRule="auto"/>
              <w:ind w:left="104"/>
            </w:pPr>
            <w:r>
              <w:rPr>
                <w:spacing w:val="-1"/>
              </w:rPr>
              <w:t>双肾</w:t>
            </w:r>
          </w:p>
        </w:tc>
        <w:tc>
          <w:tcPr>
            <w:tcW w:w="4252" w:type="dxa"/>
            <w:vMerge w:val="continue"/>
            <w:tcBorders>
              <w:top w:val="nil"/>
            </w:tcBorders>
            <w:vAlign w:val="top"/>
          </w:tcPr>
          <w:p w14:paraId="5B76EA4A">
            <w:pPr>
              <w:rPr>
                <w:rFonts w:ascii="Arial"/>
                <w:sz w:val="21"/>
              </w:rPr>
            </w:pPr>
          </w:p>
        </w:tc>
        <w:tc>
          <w:tcPr>
            <w:tcW w:w="844" w:type="dxa"/>
            <w:vAlign w:val="top"/>
          </w:tcPr>
          <w:p w14:paraId="0B75162C">
            <w:pPr>
              <w:pStyle w:val="7"/>
              <w:spacing w:before="40" w:line="207" w:lineRule="auto"/>
              <w:ind w:left="353"/>
            </w:pPr>
            <w:r>
              <w:t>★</w:t>
            </w:r>
          </w:p>
        </w:tc>
        <w:tc>
          <w:tcPr>
            <w:tcW w:w="640" w:type="dxa"/>
            <w:vAlign w:val="top"/>
          </w:tcPr>
          <w:p w14:paraId="7F419F8A">
            <w:pPr>
              <w:pStyle w:val="7"/>
              <w:spacing w:before="40" w:line="207" w:lineRule="auto"/>
              <w:ind w:left="251"/>
            </w:pPr>
            <w:r>
              <w:t>★</w:t>
            </w:r>
          </w:p>
        </w:tc>
        <w:tc>
          <w:tcPr>
            <w:tcW w:w="644" w:type="dxa"/>
            <w:vAlign w:val="top"/>
          </w:tcPr>
          <w:p w14:paraId="3ED3728B">
            <w:pPr>
              <w:pStyle w:val="7"/>
              <w:spacing w:before="40" w:line="207" w:lineRule="auto"/>
              <w:ind w:left="252"/>
            </w:pPr>
            <w:r>
              <w:t>★</w:t>
            </w:r>
          </w:p>
        </w:tc>
      </w:tr>
      <w:tr w14:paraId="16C4E0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4" w:hRule="atLeast"/>
        </w:trPr>
        <w:tc>
          <w:tcPr>
            <w:tcW w:w="1158" w:type="dxa"/>
            <w:vMerge w:val="restart"/>
            <w:tcBorders>
              <w:bottom w:val="nil"/>
            </w:tcBorders>
            <w:vAlign w:val="top"/>
          </w:tcPr>
          <w:p w14:paraId="01773E39">
            <w:pPr>
              <w:spacing w:line="249" w:lineRule="auto"/>
              <w:rPr>
                <w:rFonts w:ascii="Arial"/>
                <w:sz w:val="21"/>
              </w:rPr>
            </w:pPr>
          </w:p>
          <w:p w14:paraId="359577BD">
            <w:pPr>
              <w:spacing w:line="249" w:lineRule="auto"/>
              <w:rPr>
                <w:rFonts w:ascii="Arial"/>
                <w:sz w:val="21"/>
              </w:rPr>
            </w:pPr>
          </w:p>
          <w:p w14:paraId="735AFC5A">
            <w:pPr>
              <w:spacing w:line="249" w:lineRule="auto"/>
              <w:rPr>
                <w:rFonts w:ascii="Arial"/>
                <w:sz w:val="21"/>
              </w:rPr>
            </w:pPr>
          </w:p>
          <w:p w14:paraId="295673E2">
            <w:pPr>
              <w:spacing w:line="249" w:lineRule="auto"/>
              <w:rPr>
                <w:rFonts w:ascii="Arial"/>
                <w:sz w:val="21"/>
              </w:rPr>
            </w:pPr>
          </w:p>
          <w:p w14:paraId="067FD941">
            <w:pPr>
              <w:spacing w:line="249" w:lineRule="auto"/>
              <w:rPr>
                <w:rFonts w:ascii="Arial"/>
                <w:sz w:val="21"/>
              </w:rPr>
            </w:pPr>
          </w:p>
          <w:p w14:paraId="60875259">
            <w:pPr>
              <w:spacing w:line="249" w:lineRule="auto"/>
              <w:rPr>
                <w:rFonts w:ascii="Arial"/>
                <w:sz w:val="21"/>
              </w:rPr>
            </w:pPr>
          </w:p>
          <w:p w14:paraId="2F50C6E8">
            <w:pPr>
              <w:spacing w:line="249" w:lineRule="auto"/>
              <w:rPr>
                <w:rFonts w:ascii="Arial"/>
                <w:sz w:val="21"/>
              </w:rPr>
            </w:pPr>
          </w:p>
          <w:p w14:paraId="4F94BD3A">
            <w:pPr>
              <w:spacing w:line="250" w:lineRule="auto"/>
              <w:rPr>
                <w:rFonts w:ascii="Arial"/>
                <w:sz w:val="21"/>
              </w:rPr>
            </w:pPr>
          </w:p>
          <w:p w14:paraId="39D6746E">
            <w:pPr>
              <w:spacing w:line="250" w:lineRule="auto"/>
              <w:rPr>
                <w:rFonts w:ascii="Arial"/>
                <w:sz w:val="21"/>
              </w:rPr>
            </w:pPr>
          </w:p>
          <w:p w14:paraId="2467151B">
            <w:pPr>
              <w:spacing w:line="250" w:lineRule="auto"/>
              <w:rPr>
                <w:rFonts w:ascii="Arial"/>
                <w:sz w:val="21"/>
              </w:rPr>
            </w:pPr>
          </w:p>
          <w:p w14:paraId="021E389E">
            <w:pPr>
              <w:spacing w:line="250" w:lineRule="auto"/>
              <w:rPr>
                <w:rFonts w:ascii="Arial"/>
                <w:sz w:val="21"/>
              </w:rPr>
            </w:pPr>
          </w:p>
          <w:p w14:paraId="0035F113">
            <w:pPr>
              <w:spacing w:line="250" w:lineRule="auto"/>
              <w:rPr>
                <w:rFonts w:ascii="Arial"/>
                <w:sz w:val="21"/>
              </w:rPr>
            </w:pPr>
          </w:p>
          <w:p w14:paraId="3B859175">
            <w:pPr>
              <w:spacing w:line="250" w:lineRule="auto"/>
              <w:rPr>
                <w:rFonts w:ascii="Arial"/>
                <w:sz w:val="21"/>
              </w:rPr>
            </w:pPr>
          </w:p>
          <w:p w14:paraId="47D98360">
            <w:pPr>
              <w:pStyle w:val="7"/>
              <w:spacing w:before="77" w:line="255" w:lineRule="auto"/>
              <w:ind w:left="488" w:right="136" w:hanging="347"/>
            </w:pPr>
            <w:r>
              <w:rPr>
                <w:spacing w:val="-5"/>
              </w:rPr>
              <w:t>高清彩色</w:t>
            </w:r>
            <w:r>
              <w:rPr>
                <w:spacing w:val="12"/>
              </w:rPr>
              <w:t xml:space="preserve"> </w:t>
            </w:r>
            <w:r>
              <w:rPr>
                <w:spacing w:val="-5"/>
              </w:rPr>
              <w:t>B</w:t>
            </w:r>
            <w:r>
              <w:t>超</w:t>
            </w:r>
          </w:p>
        </w:tc>
        <w:tc>
          <w:tcPr>
            <w:tcW w:w="2320" w:type="dxa"/>
            <w:vAlign w:val="top"/>
          </w:tcPr>
          <w:p w14:paraId="4A677998">
            <w:pPr>
              <w:spacing w:line="394" w:lineRule="auto"/>
              <w:rPr>
                <w:rFonts w:ascii="Arial"/>
                <w:sz w:val="21"/>
              </w:rPr>
            </w:pPr>
          </w:p>
          <w:p w14:paraId="664F9D3E">
            <w:pPr>
              <w:pStyle w:val="7"/>
              <w:spacing w:before="77" w:line="183" w:lineRule="auto"/>
              <w:ind w:left="123"/>
            </w:pPr>
            <w:r>
              <w:rPr>
                <w:spacing w:val="-5"/>
              </w:rPr>
              <w:t>甲状腺彩超</w:t>
            </w:r>
          </w:p>
        </w:tc>
        <w:tc>
          <w:tcPr>
            <w:tcW w:w="4252" w:type="dxa"/>
            <w:vAlign w:val="top"/>
          </w:tcPr>
          <w:p w14:paraId="03D67BC7">
            <w:pPr>
              <w:pStyle w:val="7"/>
              <w:spacing w:before="162" w:line="244" w:lineRule="auto"/>
              <w:ind w:left="105" w:right="55"/>
              <w:jc w:val="both"/>
            </w:pPr>
            <w:r>
              <w:rPr>
                <w:spacing w:val="-3"/>
              </w:rPr>
              <w:t>通过彩色超声仪器更清晰地观察甲状腺肿物、结节、</w:t>
            </w:r>
            <w:r>
              <w:rPr>
                <w:spacing w:val="-2"/>
              </w:rPr>
              <w:t>肿大、炎症；可发现甲状腺肿、</w:t>
            </w:r>
            <w:r>
              <w:rPr>
                <w:spacing w:val="-33"/>
              </w:rPr>
              <w:t xml:space="preserve"> </w:t>
            </w:r>
            <w:r>
              <w:rPr>
                <w:spacing w:val="-2"/>
              </w:rPr>
              <w:t>甲状腺囊肿、</w:t>
            </w:r>
            <w:r>
              <w:rPr>
                <w:spacing w:val="-33"/>
              </w:rPr>
              <w:t xml:space="preserve"> </w:t>
            </w:r>
            <w:r>
              <w:rPr>
                <w:spacing w:val="-2"/>
              </w:rPr>
              <w:t>甲状</w:t>
            </w:r>
            <w:r>
              <w:rPr>
                <w:spacing w:val="-3"/>
              </w:rPr>
              <w:t>腺炎、</w:t>
            </w:r>
            <w:r>
              <w:rPr>
                <w:spacing w:val="-29"/>
              </w:rPr>
              <w:t xml:space="preserve"> </w:t>
            </w:r>
            <w:r>
              <w:rPr>
                <w:spacing w:val="-3"/>
              </w:rPr>
              <w:t>甲状腺瘤、</w:t>
            </w:r>
            <w:r>
              <w:rPr>
                <w:spacing w:val="-33"/>
              </w:rPr>
              <w:t xml:space="preserve"> </w:t>
            </w:r>
            <w:r>
              <w:rPr>
                <w:spacing w:val="-3"/>
              </w:rPr>
              <w:t>甲状腺癌等疾病。</w:t>
            </w:r>
          </w:p>
        </w:tc>
        <w:tc>
          <w:tcPr>
            <w:tcW w:w="844" w:type="dxa"/>
            <w:vAlign w:val="top"/>
          </w:tcPr>
          <w:p w14:paraId="768F512E">
            <w:pPr>
              <w:spacing w:line="361" w:lineRule="auto"/>
              <w:rPr>
                <w:rFonts w:ascii="Arial"/>
                <w:sz w:val="21"/>
              </w:rPr>
            </w:pPr>
          </w:p>
          <w:p w14:paraId="608E35E1">
            <w:pPr>
              <w:pStyle w:val="7"/>
              <w:spacing w:before="77" w:line="315" w:lineRule="exact"/>
              <w:ind w:left="353"/>
            </w:pPr>
            <w:r>
              <w:rPr>
                <w:position w:val="3"/>
              </w:rPr>
              <w:t>★</w:t>
            </w:r>
          </w:p>
        </w:tc>
        <w:tc>
          <w:tcPr>
            <w:tcW w:w="640" w:type="dxa"/>
            <w:vAlign w:val="top"/>
          </w:tcPr>
          <w:p w14:paraId="269C0FE9">
            <w:pPr>
              <w:spacing w:line="361" w:lineRule="auto"/>
              <w:rPr>
                <w:rFonts w:ascii="Arial"/>
                <w:sz w:val="21"/>
              </w:rPr>
            </w:pPr>
          </w:p>
          <w:p w14:paraId="1FFEFC87">
            <w:pPr>
              <w:pStyle w:val="7"/>
              <w:spacing w:before="77" w:line="315" w:lineRule="exact"/>
              <w:ind w:left="251"/>
            </w:pPr>
            <w:r>
              <w:rPr>
                <w:position w:val="3"/>
              </w:rPr>
              <w:t>★</w:t>
            </w:r>
          </w:p>
        </w:tc>
        <w:tc>
          <w:tcPr>
            <w:tcW w:w="644" w:type="dxa"/>
            <w:vAlign w:val="top"/>
          </w:tcPr>
          <w:p w14:paraId="66AEE074">
            <w:pPr>
              <w:spacing w:line="361" w:lineRule="auto"/>
              <w:rPr>
                <w:rFonts w:ascii="Arial"/>
                <w:sz w:val="21"/>
              </w:rPr>
            </w:pPr>
          </w:p>
          <w:p w14:paraId="4161400B">
            <w:pPr>
              <w:pStyle w:val="7"/>
              <w:spacing w:before="77" w:line="315" w:lineRule="exact"/>
              <w:ind w:left="252"/>
            </w:pPr>
            <w:r>
              <w:rPr>
                <w:position w:val="3"/>
              </w:rPr>
              <w:t>★</w:t>
            </w:r>
          </w:p>
        </w:tc>
      </w:tr>
      <w:tr w14:paraId="528773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8" w:hRule="atLeast"/>
        </w:trPr>
        <w:tc>
          <w:tcPr>
            <w:tcW w:w="1158" w:type="dxa"/>
            <w:vMerge w:val="continue"/>
            <w:tcBorders>
              <w:top w:val="nil"/>
              <w:bottom w:val="nil"/>
            </w:tcBorders>
            <w:vAlign w:val="top"/>
          </w:tcPr>
          <w:p w14:paraId="14564758">
            <w:pPr>
              <w:rPr>
                <w:rFonts w:ascii="Arial"/>
                <w:sz w:val="21"/>
              </w:rPr>
            </w:pPr>
          </w:p>
        </w:tc>
        <w:tc>
          <w:tcPr>
            <w:tcW w:w="2320" w:type="dxa"/>
            <w:vAlign w:val="top"/>
          </w:tcPr>
          <w:p w14:paraId="2D21F28A">
            <w:pPr>
              <w:spacing w:line="258" w:lineRule="auto"/>
              <w:rPr>
                <w:rFonts w:ascii="Arial"/>
                <w:sz w:val="21"/>
              </w:rPr>
            </w:pPr>
          </w:p>
          <w:p w14:paraId="6B1D5309">
            <w:pPr>
              <w:pStyle w:val="7"/>
              <w:spacing w:before="77" w:line="183" w:lineRule="auto"/>
              <w:ind w:left="106"/>
            </w:pPr>
            <w:r>
              <w:rPr>
                <w:spacing w:val="-1"/>
              </w:rPr>
              <w:t>乳腺彩超</w:t>
            </w:r>
          </w:p>
        </w:tc>
        <w:tc>
          <w:tcPr>
            <w:tcW w:w="4252" w:type="dxa"/>
            <w:vAlign w:val="top"/>
          </w:tcPr>
          <w:p w14:paraId="1253E451">
            <w:pPr>
              <w:pStyle w:val="7"/>
              <w:spacing w:before="179" w:line="252" w:lineRule="auto"/>
              <w:ind w:left="105" w:right="55"/>
            </w:pPr>
            <w:r>
              <w:rPr>
                <w:spacing w:val="-3"/>
              </w:rPr>
              <w:t>通过彩色超声仪器检查乳腺，发现乳腺增生、肿物、</w:t>
            </w:r>
            <w:r>
              <w:rPr>
                <w:spacing w:val="-1"/>
              </w:rPr>
              <w:t>结节、囊肿、腺瘤、乳腺癌等病变。</w:t>
            </w:r>
          </w:p>
        </w:tc>
        <w:tc>
          <w:tcPr>
            <w:tcW w:w="844" w:type="dxa"/>
            <w:vAlign w:val="top"/>
          </w:tcPr>
          <w:p w14:paraId="4CE84D9D">
            <w:pPr>
              <w:rPr>
                <w:rFonts w:ascii="Arial"/>
                <w:sz w:val="21"/>
              </w:rPr>
            </w:pPr>
          </w:p>
        </w:tc>
        <w:tc>
          <w:tcPr>
            <w:tcW w:w="640" w:type="dxa"/>
            <w:vAlign w:val="top"/>
          </w:tcPr>
          <w:p w14:paraId="45764F85">
            <w:pPr>
              <w:pStyle w:val="7"/>
              <w:spacing w:before="303" w:line="315" w:lineRule="exact"/>
              <w:ind w:left="251"/>
            </w:pPr>
            <w:r>
              <w:rPr>
                <w:position w:val="3"/>
              </w:rPr>
              <w:t>★</w:t>
            </w:r>
          </w:p>
        </w:tc>
        <w:tc>
          <w:tcPr>
            <w:tcW w:w="644" w:type="dxa"/>
            <w:vAlign w:val="top"/>
          </w:tcPr>
          <w:p w14:paraId="57DCBA2E">
            <w:pPr>
              <w:pStyle w:val="7"/>
              <w:spacing w:before="303" w:line="315" w:lineRule="exact"/>
              <w:ind w:left="252"/>
            </w:pPr>
            <w:r>
              <w:rPr>
                <w:position w:val="3"/>
              </w:rPr>
              <w:t>★</w:t>
            </w:r>
          </w:p>
        </w:tc>
      </w:tr>
      <w:tr w14:paraId="383CCB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4" w:hRule="atLeast"/>
        </w:trPr>
        <w:tc>
          <w:tcPr>
            <w:tcW w:w="1158" w:type="dxa"/>
            <w:vMerge w:val="continue"/>
            <w:tcBorders>
              <w:top w:val="nil"/>
              <w:bottom w:val="nil"/>
            </w:tcBorders>
            <w:vAlign w:val="top"/>
          </w:tcPr>
          <w:p w14:paraId="3E54E6DE">
            <w:pPr>
              <w:rPr>
                <w:rFonts w:ascii="Arial"/>
                <w:sz w:val="21"/>
              </w:rPr>
            </w:pPr>
          </w:p>
        </w:tc>
        <w:tc>
          <w:tcPr>
            <w:tcW w:w="2320" w:type="dxa"/>
            <w:vAlign w:val="top"/>
          </w:tcPr>
          <w:p w14:paraId="6C954D50">
            <w:pPr>
              <w:spacing w:line="395" w:lineRule="auto"/>
              <w:rPr>
                <w:rFonts w:ascii="Arial"/>
                <w:sz w:val="21"/>
              </w:rPr>
            </w:pPr>
          </w:p>
          <w:p w14:paraId="3DAA6951">
            <w:pPr>
              <w:pStyle w:val="7"/>
              <w:spacing w:before="78" w:line="183" w:lineRule="auto"/>
              <w:ind w:left="106"/>
            </w:pPr>
            <w:r>
              <w:rPr>
                <w:spacing w:val="-1"/>
              </w:rPr>
              <w:t>子宫附件彩超</w:t>
            </w:r>
          </w:p>
        </w:tc>
        <w:tc>
          <w:tcPr>
            <w:tcW w:w="4252" w:type="dxa"/>
            <w:vAlign w:val="top"/>
          </w:tcPr>
          <w:p w14:paraId="73FBF8FE">
            <w:pPr>
              <w:pStyle w:val="7"/>
              <w:spacing w:before="130" w:line="246" w:lineRule="auto"/>
              <w:ind w:left="105" w:right="183"/>
            </w:pPr>
            <w:r>
              <w:rPr>
                <w:spacing w:val="-1"/>
              </w:rPr>
              <w:t>通过彩色超声仪器清晰地观察子宫及附件（卵巢、</w:t>
            </w:r>
            <w:r>
              <w:rPr>
                <w:spacing w:val="-2"/>
              </w:rPr>
              <w:t>输卵管）大小、形态结构及内部回声的情况</w:t>
            </w:r>
            <w:r>
              <w:rPr>
                <w:spacing w:val="-13"/>
              </w:rPr>
              <w:t xml:space="preserve"> </w:t>
            </w:r>
            <w:r>
              <w:rPr>
                <w:spacing w:val="-2"/>
              </w:rPr>
              <w:t>，鉴别</w:t>
            </w:r>
            <w:r>
              <w:rPr>
                <w:spacing w:val="-3"/>
              </w:rPr>
              <w:t>正常和异常</w:t>
            </w:r>
            <w:r>
              <w:rPr>
                <w:spacing w:val="-18"/>
              </w:rPr>
              <w:t xml:space="preserve"> </w:t>
            </w:r>
            <w:r>
              <w:rPr>
                <w:spacing w:val="-3"/>
              </w:rPr>
              <w:t>，了解病变的性质</w:t>
            </w:r>
            <w:r>
              <w:rPr>
                <w:spacing w:val="-27"/>
              </w:rPr>
              <w:t xml:space="preserve"> </w:t>
            </w:r>
            <w:r>
              <w:rPr>
                <w:spacing w:val="-3"/>
              </w:rPr>
              <w:t>，判别有无恶性病变</w:t>
            </w:r>
          </w:p>
        </w:tc>
        <w:tc>
          <w:tcPr>
            <w:tcW w:w="844" w:type="dxa"/>
            <w:vAlign w:val="top"/>
          </w:tcPr>
          <w:p w14:paraId="53CA2A61">
            <w:pPr>
              <w:rPr>
                <w:rFonts w:ascii="Arial"/>
                <w:sz w:val="21"/>
              </w:rPr>
            </w:pPr>
          </w:p>
        </w:tc>
        <w:tc>
          <w:tcPr>
            <w:tcW w:w="640" w:type="dxa"/>
            <w:vAlign w:val="top"/>
          </w:tcPr>
          <w:p w14:paraId="0D9CD69B">
            <w:pPr>
              <w:spacing w:line="362" w:lineRule="auto"/>
              <w:rPr>
                <w:rFonts w:ascii="Arial"/>
                <w:sz w:val="21"/>
              </w:rPr>
            </w:pPr>
          </w:p>
          <w:p w14:paraId="4C52663E">
            <w:pPr>
              <w:pStyle w:val="7"/>
              <w:spacing w:before="77" w:line="316" w:lineRule="exact"/>
              <w:ind w:left="251"/>
            </w:pPr>
            <w:r>
              <w:rPr>
                <w:position w:val="3"/>
              </w:rPr>
              <w:t>★</w:t>
            </w:r>
          </w:p>
        </w:tc>
        <w:tc>
          <w:tcPr>
            <w:tcW w:w="644" w:type="dxa"/>
            <w:vAlign w:val="top"/>
          </w:tcPr>
          <w:p w14:paraId="3B751BCA">
            <w:pPr>
              <w:rPr>
                <w:rFonts w:ascii="Arial"/>
                <w:sz w:val="21"/>
              </w:rPr>
            </w:pPr>
          </w:p>
        </w:tc>
      </w:tr>
      <w:tr w14:paraId="62B46F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2" w:hRule="atLeast"/>
        </w:trPr>
        <w:tc>
          <w:tcPr>
            <w:tcW w:w="1158" w:type="dxa"/>
            <w:vMerge w:val="continue"/>
            <w:tcBorders>
              <w:top w:val="nil"/>
              <w:bottom w:val="nil"/>
            </w:tcBorders>
            <w:vAlign w:val="top"/>
          </w:tcPr>
          <w:p w14:paraId="2A982A38">
            <w:pPr>
              <w:rPr>
                <w:rFonts w:ascii="Arial"/>
                <w:sz w:val="21"/>
              </w:rPr>
            </w:pPr>
          </w:p>
        </w:tc>
        <w:tc>
          <w:tcPr>
            <w:tcW w:w="2320" w:type="dxa"/>
            <w:vAlign w:val="top"/>
          </w:tcPr>
          <w:p w14:paraId="620B83AD">
            <w:pPr>
              <w:spacing w:line="266" w:lineRule="auto"/>
              <w:rPr>
                <w:rFonts w:ascii="Arial"/>
                <w:sz w:val="21"/>
              </w:rPr>
            </w:pPr>
          </w:p>
          <w:p w14:paraId="736FA23F">
            <w:pPr>
              <w:spacing w:line="267" w:lineRule="auto"/>
              <w:rPr>
                <w:rFonts w:ascii="Arial"/>
                <w:sz w:val="21"/>
              </w:rPr>
            </w:pPr>
          </w:p>
          <w:p w14:paraId="6A6974F9">
            <w:pPr>
              <w:pStyle w:val="7"/>
              <w:spacing w:before="77" w:line="183" w:lineRule="auto"/>
              <w:ind w:left="114"/>
            </w:pPr>
            <w:r>
              <w:rPr>
                <w:spacing w:val="-3"/>
              </w:rPr>
              <w:t>阴式彩超</w:t>
            </w:r>
          </w:p>
        </w:tc>
        <w:tc>
          <w:tcPr>
            <w:tcW w:w="4252" w:type="dxa"/>
            <w:vAlign w:val="top"/>
          </w:tcPr>
          <w:p w14:paraId="4562DFF9">
            <w:pPr>
              <w:pStyle w:val="7"/>
              <w:spacing w:before="110" w:line="247" w:lineRule="auto"/>
              <w:ind w:left="104" w:right="55" w:firstLine="2"/>
            </w:pPr>
            <w:r>
              <w:rPr>
                <w:spacing w:val="-2"/>
              </w:rPr>
              <w:t>经阴道超声检查</w:t>
            </w:r>
            <w:r>
              <w:rPr>
                <w:spacing w:val="-14"/>
              </w:rPr>
              <w:t xml:space="preserve"> </w:t>
            </w:r>
            <w:r>
              <w:rPr>
                <w:spacing w:val="-2"/>
              </w:rPr>
              <w:t>，清晰地观察子宫及附件（卵巢、输卵管）大小、形态结构及内部回声的情况</w:t>
            </w:r>
            <w:r>
              <w:rPr>
                <w:spacing w:val="-12"/>
              </w:rPr>
              <w:t xml:space="preserve"> </w:t>
            </w:r>
            <w:r>
              <w:rPr>
                <w:spacing w:val="-2"/>
              </w:rPr>
              <w:t>，鉴别</w:t>
            </w:r>
            <w:r>
              <w:rPr>
                <w:spacing w:val="-4"/>
              </w:rPr>
              <w:t>正常和异常</w:t>
            </w:r>
            <w:r>
              <w:rPr>
                <w:spacing w:val="-16"/>
              </w:rPr>
              <w:t xml:space="preserve"> </w:t>
            </w:r>
            <w:r>
              <w:rPr>
                <w:spacing w:val="-4"/>
              </w:rPr>
              <w:t>，了解病变的性质，判别有无恶性病变，不需充盈膀胱</w:t>
            </w:r>
            <w:r>
              <w:rPr>
                <w:spacing w:val="-23"/>
              </w:rPr>
              <w:t xml:space="preserve"> </w:t>
            </w:r>
            <w:r>
              <w:rPr>
                <w:spacing w:val="-4"/>
              </w:rPr>
              <w:t>，无创</w:t>
            </w:r>
            <w:r>
              <w:rPr>
                <w:spacing w:val="-26"/>
              </w:rPr>
              <w:t xml:space="preserve"> </w:t>
            </w:r>
            <w:r>
              <w:rPr>
                <w:spacing w:val="-4"/>
              </w:rPr>
              <w:t>，简单易行。</w:t>
            </w:r>
          </w:p>
        </w:tc>
        <w:tc>
          <w:tcPr>
            <w:tcW w:w="844" w:type="dxa"/>
            <w:vAlign w:val="top"/>
          </w:tcPr>
          <w:p w14:paraId="4CA25373">
            <w:pPr>
              <w:rPr>
                <w:rFonts w:ascii="Arial"/>
                <w:sz w:val="21"/>
              </w:rPr>
            </w:pPr>
          </w:p>
        </w:tc>
        <w:tc>
          <w:tcPr>
            <w:tcW w:w="640" w:type="dxa"/>
            <w:vAlign w:val="top"/>
          </w:tcPr>
          <w:p w14:paraId="4C8332D7">
            <w:pPr>
              <w:rPr>
                <w:rFonts w:ascii="Arial"/>
                <w:sz w:val="21"/>
              </w:rPr>
            </w:pPr>
          </w:p>
        </w:tc>
        <w:tc>
          <w:tcPr>
            <w:tcW w:w="644" w:type="dxa"/>
            <w:vAlign w:val="top"/>
          </w:tcPr>
          <w:p w14:paraId="1FB6B5C8">
            <w:pPr>
              <w:spacing w:line="250" w:lineRule="auto"/>
              <w:rPr>
                <w:rFonts w:ascii="Arial"/>
                <w:sz w:val="21"/>
              </w:rPr>
            </w:pPr>
          </w:p>
          <w:p w14:paraId="081D0A74">
            <w:pPr>
              <w:spacing w:line="250" w:lineRule="auto"/>
              <w:rPr>
                <w:rFonts w:ascii="Arial"/>
                <w:sz w:val="21"/>
              </w:rPr>
            </w:pPr>
          </w:p>
          <w:p w14:paraId="3CF22779">
            <w:pPr>
              <w:pStyle w:val="7"/>
              <w:spacing w:before="77" w:line="315" w:lineRule="exact"/>
              <w:ind w:left="252"/>
            </w:pPr>
            <w:r>
              <w:rPr>
                <w:position w:val="3"/>
              </w:rPr>
              <w:t>★</w:t>
            </w:r>
          </w:p>
        </w:tc>
      </w:tr>
      <w:tr w14:paraId="78EE91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4" w:hRule="atLeast"/>
        </w:trPr>
        <w:tc>
          <w:tcPr>
            <w:tcW w:w="1158" w:type="dxa"/>
            <w:vMerge w:val="continue"/>
            <w:tcBorders>
              <w:top w:val="nil"/>
              <w:bottom w:val="nil"/>
            </w:tcBorders>
            <w:vAlign w:val="top"/>
          </w:tcPr>
          <w:p w14:paraId="266552EE">
            <w:pPr>
              <w:rPr>
                <w:rFonts w:ascii="Arial"/>
                <w:sz w:val="21"/>
              </w:rPr>
            </w:pPr>
          </w:p>
        </w:tc>
        <w:tc>
          <w:tcPr>
            <w:tcW w:w="2320" w:type="dxa"/>
            <w:vAlign w:val="top"/>
          </w:tcPr>
          <w:p w14:paraId="30F01E36">
            <w:pPr>
              <w:spacing w:line="310" w:lineRule="auto"/>
              <w:rPr>
                <w:rFonts w:ascii="Arial"/>
                <w:sz w:val="21"/>
              </w:rPr>
            </w:pPr>
          </w:p>
          <w:p w14:paraId="701D6C91">
            <w:pPr>
              <w:spacing w:line="311" w:lineRule="auto"/>
              <w:rPr>
                <w:rFonts w:ascii="Arial"/>
                <w:sz w:val="21"/>
              </w:rPr>
            </w:pPr>
          </w:p>
          <w:p w14:paraId="2C5C2724">
            <w:pPr>
              <w:pStyle w:val="7"/>
              <w:spacing w:before="78" w:line="183" w:lineRule="auto"/>
              <w:ind w:left="104"/>
            </w:pPr>
            <w:r>
              <w:rPr>
                <w:spacing w:val="-1"/>
              </w:rPr>
              <w:t>颈动脉彩超</w:t>
            </w:r>
          </w:p>
        </w:tc>
        <w:tc>
          <w:tcPr>
            <w:tcW w:w="4252" w:type="dxa"/>
            <w:vAlign w:val="top"/>
          </w:tcPr>
          <w:p w14:paraId="50554343">
            <w:pPr>
              <w:pStyle w:val="7"/>
              <w:spacing w:before="80" w:line="229" w:lineRule="auto"/>
              <w:ind w:left="105" w:right="183"/>
              <w:jc w:val="both"/>
            </w:pPr>
            <w:r>
              <w:rPr>
                <w:spacing w:val="-1"/>
              </w:rPr>
              <w:t>通过彩色超声检测颈动脉结构和动脉粥样硬化斑形态、范围、性质、动脉狭窄程度等；早期发现动脉</w:t>
            </w:r>
            <w:r>
              <w:rPr>
                <w:spacing w:val="-2"/>
              </w:rPr>
              <w:t>血管病变</w:t>
            </w:r>
            <w:r>
              <w:rPr>
                <w:spacing w:val="-14"/>
              </w:rPr>
              <w:t xml:space="preserve"> </w:t>
            </w:r>
            <w:r>
              <w:rPr>
                <w:spacing w:val="-2"/>
              </w:rPr>
              <w:t>，为有效预防和减少冠心病、缺血性脑血</w:t>
            </w:r>
            <w:r>
              <w:rPr>
                <w:spacing w:val="-1"/>
              </w:rPr>
              <w:t>管病等心脑血管疾病发病提供客观的血流动力学依</w:t>
            </w:r>
            <w:r>
              <w:rPr>
                <w:spacing w:val="-2"/>
              </w:rPr>
              <w:t>据。</w:t>
            </w:r>
          </w:p>
        </w:tc>
        <w:tc>
          <w:tcPr>
            <w:tcW w:w="844" w:type="dxa"/>
            <w:vAlign w:val="top"/>
          </w:tcPr>
          <w:p w14:paraId="3A9CC2D3">
            <w:pPr>
              <w:spacing w:line="294" w:lineRule="auto"/>
              <w:rPr>
                <w:rFonts w:ascii="Arial"/>
                <w:sz w:val="21"/>
              </w:rPr>
            </w:pPr>
          </w:p>
          <w:p w14:paraId="564285D4">
            <w:pPr>
              <w:spacing w:line="294" w:lineRule="auto"/>
              <w:rPr>
                <w:rFonts w:ascii="Arial"/>
                <w:sz w:val="21"/>
              </w:rPr>
            </w:pPr>
          </w:p>
          <w:p w14:paraId="74021391">
            <w:pPr>
              <w:pStyle w:val="7"/>
              <w:spacing w:before="77" w:line="315" w:lineRule="exact"/>
              <w:ind w:left="353"/>
            </w:pPr>
            <w:r>
              <w:rPr>
                <w:position w:val="3"/>
              </w:rPr>
              <w:t>★</w:t>
            </w:r>
          </w:p>
        </w:tc>
        <w:tc>
          <w:tcPr>
            <w:tcW w:w="640" w:type="dxa"/>
            <w:vAlign w:val="top"/>
          </w:tcPr>
          <w:p w14:paraId="03473E00">
            <w:pPr>
              <w:spacing w:line="294" w:lineRule="auto"/>
              <w:rPr>
                <w:rFonts w:ascii="Arial"/>
                <w:sz w:val="21"/>
              </w:rPr>
            </w:pPr>
          </w:p>
          <w:p w14:paraId="385C142E">
            <w:pPr>
              <w:spacing w:line="294" w:lineRule="auto"/>
              <w:rPr>
                <w:rFonts w:ascii="Arial"/>
                <w:sz w:val="21"/>
              </w:rPr>
            </w:pPr>
          </w:p>
          <w:p w14:paraId="24095419">
            <w:pPr>
              <w:pStyle w:val="7"/>
              <w:spacing w:before="77" w:line="315" w:lineRule="exact"/>
              <w:ind w:left="251"/>
            </w:pPr>
            <w:r>
              <w:rPr>
                <w:position w:val="3"/>
              </w:rPr>
              <w:t>★</w:t>
            </w:r>
          </w:p>
        </w:tc>
        <w:tc>
          <w:tcPr>
            <w:tcW w:w="644" w:type="dxa"/>
            <w:vAlign w:val="top"/>
          </w:tcPr>
          <w:p w14:paraId="7F7137EF">
            <w:pPr>
              <w:spacing w:line="294" w:lineRule="auto"/>
              <w:rPr>
                <w:rFonts w:ascii="Arial"/>
                <w:sz w:val="21"/>
              </w:rPr>
            </w:pPr>
          </w:p>
          <w:p w14:paraId="02F8F7B1">
            <w:pPr>
              <w:spacing w:line="294" w:lineRule="auto"/>
              <w:rPr>
                <w:rFonts w:ascii="Arial"/>
                <w:sz w:val="21"/>
              </w:rPr>
            </w:pPr>
          </w:p>
          <w:p w14:paraId="71043B34">
            <w:pPr>
              <w:pStyle w:val="7"/>
              <w:spacing w:before="77" w:line="315" w:lineRule="exact"/>
              <w:ind w:left="252"/>
            </w:pPr>
            <w:r>
              <w:rPr>
                <w:position w:val="3"/>
              </w:rPr>
              <w:t>★</w:t>
            </w:r>
          </w:p>
        </w:tc>
      </w:tr>
      <w:tr w14:paraId="79504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4" w:hRule="atLeast"/>
        </w:trPr>
        <w:tc>
          <w:tcPr>
            <w:tcW w:w="1158" w:type="dxa"/>
            <w:vMerge w:val="continue"/>
            <w:tcBorders>
              <w:top w:val="nil"/>
            </w:tcBorders>
            <w:vAlign w:val="top"/>
          </w:tcPr>
          <w:p w14:paraId="5E1B3800">
            <w:pPr>
              <w:rPr>
                <w:rFonts w:ascii="Arial"/>
                <w:sz w:val="21"/>
              </w:rPr>
            </w:pPr>
          </w:p>
        </w:tc>
        <w:tc>
          <w:tcPr>
            <w:tcW w:w="2320" w:type="dxa"/>
            <w:vAlign w:val="top"/>
          </w:tcPr>
          <w:p w14:paraId="54CC84E9">
            <w:pPr>
              <w:spacing w:line="398" w:lineRule="auto"/>
              <w:rPr>
                <w:rFonts w:ascii="Arial"/>
                <w:sz w:val="21"/>
              </w:rPr>
            </w:pPr>
          </w:p>
          <w:p w14:paraId="7652C299">
            <w:pPr>
              <w:pStyle w:val="7"/>
              <w:spacing w:before="77" w:line="183" w:lineRule="auto"/>
              <w:ind w:left="107"/>
            </w:pPr>
            <w:r>
              <w:rPr>
                <w:spacing w:val="-1"/>
              </w:rPr>
              <w:t>前列腺彩超</w:t>
            </w:r>
          </w:p>
        </w:tc>
        <w:tc>
          <w:tcPr>
            <w:tcW w:w="4252" w:type="dxa"/>
            <w:vAlign w:val="top"/>
          </w:tcPr>
          <w:p w14:paraId="2CC2EC48">
            <w:pPr>
              <w:pStyle w:val="7"/>
              <w:spacing w:before="165" w:line="243" w:lineRule="auto"/>
              <w:ind w:left="105" w:right="183"/>
              <w:jc w:val="both"/>
            </w:pPr>
            <w:r>
              <w:rPr>
                <w:spacing w:val="-1"/>
              </w:rPr>
              <w:t>在膀胱充盈时通过彩色超声仪器检查。更清晰地观</w:t>
            </w:r>
            <w:r>
              <w:rPr>
                <w:spacing w:val="-2"/>
              </w:rPr>
              <w:t>察前列腺大小、形态、结构等情况</w:t>
            </w:r>
            <w:r>
              <w:rPr>
                <w:spacing w:val="-13"/>
              </w:rPr>
              <w:t xml:space="preserve"> </w:t>
            </w:r>
            <w:r>
              <w:rPr>
                <w:spacing w:val="-2"/>
              </w:rPr>
              <w:t>，判断有无前列腺增大、囊肿、结石</w:t>
            </w:r>
            <w:r>
              <w:rPr>
                <w:spacing w:val="-25"/>
              </w:rPr>
              <w:t xml:space="preserve"> </w:t>
            </w:r>
            <w:r>
              <w:rPr>
                <w:spacing w:val="-2"/>
              </w:rPr>
              <w:t>，恶性病变等。</w:t>
            </w:r>
          </w:p>
        </w:tc>
        <w:tc>
          <w:tcPr>
            <w:tcW w:w="844" w:type="dxa"/>
            <w:vAlign w:val="top"/>
          </w:tcPr>
          <w:p w14:paraId="6BEE7409">
            <w:pPr>
              <w:spacing w:line="364" w:lineRule="auto"/>
              <w:rPr>
                <w:rFonts w:ascii="Arial"/>
                <w:sz w:val="21"/>
              </w:rPr>
            </w:pPr>
          </w:p>
          <w:p w14:paraId="5E50A6D4">
            <w:pPr>
              <w:pStyle w:val="7"/>
              <w:spacing w:before="78" w:line="315" w:lineRule="exact"/>
              <w:ind w:left="353"/>
            </w:pPr>
            <w:r>
              <w:rPr>
                <w:position w:val="3"/>
              </w:rPr>
              <w:t>★</w:t>
            </w:r>
          </w:p>
        </w:tc>
        <w:tc>
          <w:tcPr>
            <w:tcW w:w="640" w:type="dxa"/>
            <w:vAlign w:val="top"/>
          </w:tcPr>
          <w:p w14:paraId="1D58C0BF">
            <w:pPr>
              <w:rPr>
                <w:rFonts w:ascii="Arial"/>
                <w:sz w:val="21"/>
              </w:rPr>
            </w:pPr>
          </w:p>
        </w:tc>
        <w:tc>
          <w:tcPr>
            <w:tcW w:w="644" w:type="dxa"/>
            <w:vAlign w:val="top"/>
          </w:tcPr>
          <w:p w14:paraId="373CAF4F">
            <w:pPr>
              <w:rPr>
                <w:rFonts w:ascii="Arial"/>
                <w:sz w:val="21"/>
              </w:rPr>
            </w:pPr>
          </w:p>
        </w:tc>
      </w:tr>
      <w:tr w14:paraId="095E4E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2" w:hRule="atLeast"/>
        </w:trPr>
        <w:tc>
          <w:tcPr>
            <w:tcW w:w="1158" w:type="dxa"/>
            <w:vAlign w:val="top"/>
          </w:tcPr>
          <w:p w14:paraId="6ACA53A2">
            <w:pPr>
              <w:spacing w:line="381" w:lineRule="auto"/>
              <w:rPr>
                <w:rFonts w:ascii="Arial"/>
                <w:sz w:val="21"/>
              </w:rPr>
            </w:pPr>
          </w:p>
          <w:p w14:paraId="18D2F912">
            <w:pPr>
              <w:pStyle w:val="7"/>
              <w:spacing w:before="78" w:line="254" w:lineRule="auto"/>
              <w:ind w:left="308" w:right="127" w:hanging="181"/>
            </w:pPr>
            <w:r>
              <w:rPr>
                <w:spacing w:val="-1"/>
              </w:rPr>
              <w:t>智能心贴动</w:t>
            </w:r>
            <w:r>
              <w:rPr>
                <w:spacing w:val="-2"/>
              </w:rPr>
              <w:t>态监测</w:t>
            </w:r>
          </w:p>
        </w:tc>
        <w:tc>
          <w:tcPr>
            <w:tcW w:w="2320" w:type="dxa"/>
            <w:vAlign w:val="top"/>
          </w:tcPr>
          <w:p w14:paraId="73556CD6">
            <w:pPr>
              <w:spacing w:line="268" w:lineRule="auto"/>
              <w:rPr>
                <w:rFonts w:ascii="Arial"/>
                <w:sz w:val="21"/>
              </w:rPr>
            </w:pPr>
          </w:p>
          <w:p w14:paraId="51ADEBCB">
            <w:pPr>
              <w:spacing w:line="269" w:lineRule="auto"/>
              <w:rPr>
                <w:rFonts w:ascii="Arial"/>
                <w:sz w:val="21"/>
              </w:rPr>
            </w:pPr>
          </w:p>
          <w:p w14:paraId="67DB863B">
            <w:pPr>
              <w:pStyle w:val="7"/>
              <w:spacing w:before="77" w:line="184" w:lineRule="auto"/>
              <w:ind w:left="104"/>
            </w:pPr>
            <w:r>
              <w:rPr>
                <w:spacing w:val="-1"/>
              </w:rPr>
              <w:t>智能心贴</w:t>
            </w:r>
          </w:p>
        </w:tc>
        <w:tc>
          <w:tcPr>
            <w:tcW w:w="4252" w:type="dxa"/>
            <w:vAlign w:val="top"/>
          </w:tcPr>
          <w:p w14:paraId="1B862DD9">
            <w:pPr>
              <w:pStyle w:val="7"/>
              <w:spacing w:before="151" w:line="239" w:lineRule="auto"/>
              <w:ind w:left="105" w:right="183"/>
              <w:jc w:val="both"/>
            </w:pPr>
            <w:r>
              <w:rPr>
                <w:spacing w:val="-2"/>
              </w:rPr>
              <w:t>通过智能单导心贴连续记录心电活动的全过程</w:t>
            </w:r>
            <w:r>
              <w:rPr>
                <w:spacing w:val="-13"/>
              </w:rPr>
              <w:t xml:space="preserve"> </w:t>
            </w:r>
            <w:r>
              <w:rPr>
                <w:spacing w:val="-2"/>
              </w:rPr>
              <w:t>，并借助计算机进行分析处理</w:t>
            </w:r>
            <w:r>
              <w:rPr>
                <w:spacing w:val="-13"/>
              </w:rPr>
              <w:t xml:space="preserve"> </w:t>
            </w:r>
            <w:r>
              <w:rPr>
                <w:spacing w:val="-2"/>
              </w:rPr>
              <w:t>，以发现在常规体表心电图检查时不易发生的心律失常和心肌缺血等</w:t>
            </w:r>
            <w:r>
              <w:rPr>
                <w:spacing w:val="-13"/>
              </w:rPr>
              <w:t xml:space="preserve"> </w:t>
            </w:r>
            <w:r>
              <w:rPr>
                <w:spacing w:val="-2"/>
              </w:rPr>
              <w:t>，为临</w:t>
            </w:r>
            <w:r>
              <w:rPr>
                <w:spacing w:val="-1"/>
              </w:rPr>
              <w:t>床诊断、治疗及判断疗效提供重要的客观依据。</w:t>
            </w:r>
          </w:p>
        </w:tc>
        <w:tc>
          <w:tcPr>
            <w:tcW w:w="844" w:type="dxa"/>
            <w:vAlign w:val="top"/>
          </w:tcPr>
          <w:p w14:paraId="54B6DD4A">
            <w:pPr>
              <w:spacing w:line="252" w:lineRule="auto"/>
              <w:rPr>
                <w:rFonts w:ascii="Arial"/>
                <w:sz w:val="21"/>
              </w:rPr>
            </w:pPr>
          </w:p>
          <w:p w14:paraId="7EFEF403">
            <w:pPr>
              <w:spacing w:line="252" w:lineRule="auto"/>
              <w:rPr>
                <w:rFonts w:ascii="Arial"/>
                <w:sz w:val="21"/>
              </w:rPr>
            </w:pPr>
          </w:p>
          <w:p w14:paraId="59DBE2A8">
            <w:pPr>
              <w:pStyle w:val="7"/>
              <w:spacing w:before="78" w:line="315" w:lineRule="exact"/>
              <w:ind w:left="353"/>
            </w:pPr>
            <w:r>
              <w:rPr>
                <w:position w:val="3"/>
              </w:rPr>
              <w:t>★</w:t>
            </w:r>
          </w:p>
        </w:tc>
        <w:tc>
          <w:tcPr>
            <w:tcW w:w="640" w:type="dxa"/>
            <w:vAlign w:val="top"/>
          </w:tcPr>
          <w:p w14:paraId="2FAC30C6">
            <w:pPr>
              <w:spacing w:line="252" w:lineRule="auto"/>
              <w:rPr>
                <w:rFonts w:ascii="Arial"/>
                <w:sz w:val="21"/>
              </w:rPr>
            </w:pPr>
          </w:p>
          <w:p w14:paraId="263AC769">
            <w:pPr>
              <w:spacing w:line="252" w:lineRule="auto"/>
              <w:rPr>
                <w:rFonts w:ascii="Arial"/>
                <w:sz w:val="21"/>
              </w:rPr>
            </w:pPr>
          </w:p>
          <w:p w14:paraId="7071FBDB">
            <w:pPr>
              <w:pStyle w:val="7"/>
              <w:spacing w:before="78" w:line="315" w:lineRule="exact"/>
              <w:ind w:left="251"/>
            </w:pPr>
            <w:r>
              <w:rPr>
                <w:position w:val="3"/>
              </w:rPr>
              <w:t>★</w:t>
            </w:r>
          </w:p>
        </w:tc>
        <w:tc>
          <w:tcPr>
            <w:tcW w:w="644" w:type="dxa"/>
            <w:vAlign w:val="top"/>
          </w:tcPr>
          <w:p w14:paraId="1169A3E9">
            <w:pPr>
              <w:spacing w:line="252" w:lineRule="auto"/>
              <w:rPr>
                <w:rFonts w:ascii="Arial"/>
                <w:sz w:val="21"/>
              </w:rPr>
            </w:pPr>
          </w:p>
          <w:p w14:paraId="7BB9A948">
            <w:pPr>
              <w:spacing w:line="252" w:lineRule="auto"/>
              <w:rPr>
                <w:rFonts w:ascii="Arial"/>
                <w:sz w:val="21"/>
              </w:rPr>
            </w:pPr>
          </w:p>
          <w:p w14:paraId="2B63F3C7">
            <w:pPr>
              <w:pStyle w:val="7"/>
              <w:spacing w:before="78" w:line="315" w:lineRule="exact"/>
              <w:ind w:left="252"/>
            </w:pPr>
            <w:r>
              <w:rPr>
                <w:position w:val="3"/>
              </w:rPr>
              <w:t>★</w:t>
            </w:r>
          </w:p>
        </w:tc>
      </w:tr>
      <w:tr w14:paraId="3FF14C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5" w:hRule="atLeast"/>
        </w:trPr>
        <w:tc>
          <w:tcPr>
            <w:tcW w:w="1158" w:type="dxa"/>
            <w:vAlign w:val="top"/>
          </w:tcPr>
          <w:p w14:paraId="5C5B6326">
            <w:pPr>
              <w:spacing w:line="243" w:lineRule="auto"/>
              <w:rPr>
                <w:rFonts w:ascii="Arial"/>
                <w:sz w:val="21"/>
              </w:rPr>
            </w:pPr>
          </w:p>
          <w:p w14:paraId="01E896D5">
            <w:pPr>
              <w:pStyle w:val="7"/>
              <w:spacing w:before="77" w:line="255" w:lineRule="auto"/>
              <w:ind w:left="408" w:right="127" w:hanging="278"/>
            </w:pPr>
            <w:r>
              <w:rPr>
                <w:spacing w:val="-1"/>
              </w:rPr>
              <w:t>十二导联心</w:t>
            </w:r>
            <w:r>
              <w:rPr>
                <w:spacing w:val="-6"/>
              </w:rPr>
              <w:t>电图</w:t>
            </w:r>
          </w:p>
        </w:tc>
        <w:tc>
          <w:tcPr>
            <w:tcW w:w="2320" w:type="dxa"/>
            <w:vAlign w:val="top"/>
          </w:tcPr>
          <w:p w14:paraId="48CF1E76">
            <w:pPr>
              <w:spacing w:line="399" w:lineRule="auto"/>
              <w:rPr>
                <w:rFonts w:ascii="Arial"/>
                <w:sz w:val="21"/>
              </w:rPr>
            </w:pPr>
          </w:p>
          <w:p w14:paraId="785FE622">
            <w:pPr>
              <w:pStyle w:val="7"/>
              <w:spacing w:before="77" w:line="183" w:lineRule="auto"/>
              <w:ind w:left="105"/>
            </w:pPr>
            <w:r>
              <w:rPr>
                <w:spacing w:val="-1"/>
              </w:rPr>
              <w:t>心电图</w:t>
            </w:r>
          </w:p>
        </w:tc>
        <w:tc>
          <w:tcPr>
            <w:tcW w:w="4252" w:type="dxa"/>
            <w:vAlign w:val="top"/>
          </w:tcPr>
          <w:p w14:paraId="0479581E">
            <w:pPr>
              <w:pStyle w:val="7"/>
              <w:spacing w:before="166" w:line="243" w:lineRule="auto"/>
              <w:ind w:left="105" w:right="183"/>
              <w:jc w:val="both"/>
            </w:pPr>
            <w:r>
              <w:rPr>
                <w:spacing w:val="-1"/>
              </w:rPr>
              <w:t>通过在体表特定部位同步记录和分析心脏每一个心</w:t>
            </w:r>
            <w:r>
              <w:rPr>
                <w:spacing w:val="-2"/>
              </w:rPr>
              <w:t>动周期所产生电活动变化的曲线图形</w:t>
            </w:r>
            <w:r>
              <w:rPr>
                <w:spacing w:val="-13"/>
              </w:rPr>
              <w:t xml:space="preserve"> </w:t>
            </w:r>
            <w:r>
              <w:rPr>
                <w:spacing w:val="-2"/>
              </w:rPr>
              <w:t>，为心脏疾病</w:t>
            </w:r>
            <w:r>
              <w:rPr>
                <w:spacing w:val="-1"/>
              </w:rPr>
              <w:t>诊断、疗效评价、预后评估提供重要的依据。</w:t>
            </w:r>
          </w:p>
        </w:tc>
        <w:tc>
          <w:tcPr>
            <w:tcW w:w="844" w:type="dxa"/>
            <w:vAlign w:val="top"/>
          </w:tcPr>
          <w:p w14:paraId="45BE66D3">
            <w:pPr>
              <w:spacing w:line="366" w:lineRule="auto"/>
              <w:rPr>
                <w:rFonts w:ascii="Arial"/>
                <w:sz w:val="21"/>
              </w:rPr>
            </w:pPr>
          </w:p>
          <w:p w14:paraId="12DBCAD2">
            <w:pPr>
              <w:pStyle w:val="7"/>
              <w:spacing w:before="77" w:line="315" w:lineRule="exact"/>
              <w:ind w:left="353"/>
            </w:pPr>
            <w:r>
              <w:rPr>
                <w:position w:val="3"/>
              </w:rPr>
              <w:t>★</w:t>
            </w:r>
          </w:p>
        </w:tc>
        <w:tc>
          <w:tcPr>
            <w:tcW w:w="640" w:type="dxa"/>
            <w:vAlign w:val="top"/>
          </w:tcPr>
          <w:p w14:paraId="179A7D8D">
            <w:pPr>
              <w:spacing w:line="366" w:lineRule="auto"/>
              <w:rPr>
                <w:rFonts w:ascii="Arial"/>
                <w:sz w:val="21"/>
              </w:rPr>
            </w:pPr>
          </w:p>
          <w:p w14:paraId="0B24ADBE">
            <w:pPr>
              <w:pStyle w:val="7"/>
              <w:spacing w:before="77" w:line="315" w:lineRule="exact"/>
              <w:ind w:left="251"/>
            </w:pPr>
            <w:r>
              <w:rPr>
                <w:position w:val="3"/>
              </w:rPr>
              <w:t>★</w:t>
            </w:r>
          </w:p>
        </w:tc>
        <w:tc>
          <w:tcPr>
            <w:tcW w:w="644" w:type="dxa"/>
            <w:vAlign w:val="top"/>
          </w:tcPr>
          <w:p w14:paraId="16875D93">
            <w:pPr>
              <w:spacing w:line="366" w:lineRule="auto"/>
              <w:rPr>
                <w:rFonts w:ascii="Arial"/>
                <w:sz w:val="21"/>
              </w:rPr>
            </w:pPr>
          </w:p>
          <w:p w14:paraId="4F576599">
            <w:pPr>
              <w:pStyle w:val="7"/>
              <w:spacing w:before="77" w:line="315" w:lineRule="exact"/>
              <w:ind w:left="252"/>
            </w:pPr>
            <w:r>
              <w:rPr>
                <w:position w:val="3"/>
              </w:rPr>
              <w:t>★</w:t>
            </w:r>
          </w:p>
        </w:tc>
      </w:tr>
      <w:tr w14:paraId="3A1808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858" w:type="dxa"/>
            <w:gridSpan w:val="6"/>
            <w:shd w:val="clear" w:color="auto" w:fill="A6A6A6"/>
            <w:vAlign w:val="top"/>
          </w:tcPr>
          <w:p w14:paraId="44993F39">
            <w:pPr>
              <w:pStyle w:val="7"/>
              <w:spacing w:before="83" w:line="174" w:lineRule="auto"/>
              <w:ind w:left="4748"/>
            </w:pPr>
            <w:r>
              <w:rPr>
                <w:spacing w:val="-2"/>
              </w:rPr>
              <w:t>其他</w:t>
            </w:r>
          </w:p>
        </w:tc>
      </w:tr>
      <w:tr w14:paraId="500D38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Align w:val="top"/>
          </w:tcPr>
          <w:p w14:paraId="284521A0">
            <w:pPr>
              <w:pStyle w:val="7"/>
              <w:spacing w:before="83" w:line="174" w:lineRule="auto"/>
              <w:ind w:left="401"/>
            </w:pPr>
            <w:r>
              <w:rPr>
                <w:spacing w:val="-3"/>
              </w:rPr>
              <w:t>早餐</w:t>
            </w:r>
          </w:p>
        </w:tc>
        <w:tc>
          <w:tcPr>
            <w:tcW w:w="2320" w:type="dxa"/>
            <w:vAlign w:val="top"/>
          </w:tcPr>
          <w:p w14:paraId="1443DF30">
            <w:pPr>
              <w:pStyle w:val="7"/>
              <w:spacing w:before="81" w:line="175" w:lineRule="auto"/>
              <w:ind w:left="107"/>
            </w:pPr>
            <w:r>
              <w:rPr>
                <w:spacing w:val="-2"/>
              </w:rPr>
              <w:t>营养早餐</w:t>
            </w:r>
          </w:p>
        </w:tc>
        <w:tc>
          <w:tcPr>
            <w:tcW w:w="4252" w:type="dxa"/>
            <w:vAlign w:val="top"/>
          </w:tcPr>
          <w:p w14:paraId="1DA93D7F">
            <w:pPr>
              <w:pStyle w:val="7"/>
              <w:spacing w:before="81" w:line="175" w:lineRule="auto"/>
              <w:ind w:left="106"/>
            </w:pPr>
            <w:r>
              <w:rPr>
                <w:spacing w:val="-1"/>
              </w:rPr>
              <w:t>鸡蛋、牛奶等营养丰富的早餐。</w:t>
            </w:r>
          </w:p>
        </w:tc>
        <w:tc>
          <w:tcPr>
            <w:tcW w:w="844" w:type="dxa"/>
            <w:vAlign w:val="top"/>
          </w:tcPr>
          <w:p w14:paraId="77DA9D84">
            <w:pPr>
              <w:pStyle w:val="7"/>
              <w:spacing w:before="48" w:line="201" w:lineRule="auto"/>
              <w:ind w:left="353"/>
            </w:pPr>
            <w:r>
              <w:t>★</w:t>
            </w:r>
          </w:p>
        </w:tc>
        <w:tc>
          <w:tcPr>
            <w:tcW w:w="640" w:type="dxa"/>
            <w:vAlign w:val="top"/>
          </w:tcPr>
          <w:p w14:paraId="1E092FB7">
            <w:pPr>
              <w:pStyle w:val="7"/>
              <w:spacing w:before="48" w:line="201" w:lineRule="auto"/>
              <w:ind w:left="251"/>
            </w:pPr>
            <w:r>
              <w:t>★</w:t>
            </w:r>
          </w:p>
        </w:tc>
        <w:tc>
          <w:tcPr>
            <w:tcW w:w="644" w:type="dxa"/>
            <w:vAlign w:val="top"/>
          </w:tcPr>
          <w:p w14:paraId="5036929C">
            <w:pPr>
              <w:pStyle w:val="7"/>
              <w:spacing w:before="48" w:line="201" w:lineRule="auto"/>
              <w:ind w:left="252"/>
            </w:pPr>
            <w:r>
              <w:t>★</w:t>
            </w:r>
          </w:p>
        </w:tc>
      </w:tr>
      <w:tr w14:paraId="1B119F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58" w:type="dxa"/>
            <w:vAlign w:val="top"/>
          </w:tcPr>
          <w:p w14:paraId="7C129134">
            <w:pPr>
              <w:pStyle w:val="7"/>
              <w:spacing w:before="81" w:line="175" w:lineRule="auto"/>
              <w:ind w:left="219"/>
            </w:pPr>
            <w:r>
              <w:rPr>
                <w:spacing w:val="-1"/>
              </w:rPr>
              <w:t>个检报告</w:t>
            </w:r>
          </w:p>
        </w:tc>
        <w:tc>
          <w:tcPr>
            <w:tcW w:w="2320" w:type="dxa"/>
            <w:vAlign w:val="top"/>
          </w:tcPr>
          <w:p w14:paraId="67E8DE98">
            <w:pPr>
              <w:pStyle w:val="7"/>
              <w:spacing w:before="81" w:line="175" w:lineRule="auto"/>
              <w:ind w:left="105"/>
            </w:pPr>
            <w:r>
              <w:rPr>
                <w:spacing w:val="-1"/>
              </w:rPr>
              <w:t>个检报告</w:t>
            </w:r>
          </w:p>
        </w:tc>
        <w:tc>
          <w:tcPr>
            <w:tcW w:w="4252" w:type="dxa"/>
            <w:vAlign w:val="top"/>
          </w:tcPr>
          <w:p w14:paraId="75771EC0">
            <w:pPr>
              <w:rPr>
                <w:rFonts w:ascii="Arial"/>
                <w:sz w:val="21"/>
              </w:rPr>
            </w:pPr>
          </w:p>
        </w:tc>
        <w:tc>
          <w:tcPr>
            <w:tcW w:w="844" w:type="dxa"/>
            <w:vAlign w:val="top"/>
          </w:tcPr>
          <w:p w14:paraId="18535717">
            <w:pPr>
              <w:pStyle w:val="7"/>
              <w:spacing w:before="47" w:line="202" w:lineRule="auto"/>
              <w:ind w:left="353"/>
            </w:pPr>
            <w:r>
              <w:t>★</w:t>
            </w:r>
          </w:p>
        </w:tc>
        <w:tc>
          <w:tcPr>
            <w:tcW w:w="640" w:type="dxa"/>
            <w:vAlign w:val="top"/>
          </w:tcPr>
          <w:p w14:paraId="730C15CF">
            <w:pPr>
              <w:pStyle w:val="7"/>
              <w:spacing w:before="47" w:line="202" w:lineRule="auto"/>
              <w:ind w:left="251"/>
            </w:pPr>
            <w:r>
              <w:t>★</w:t>
            </w:r>
          </w:p>
        </w:tc>
        <w:tc>
          <w:tcPr>
            <w:tcW w:w="644" w:type="dxa"/>
            <w:vAlign w:val="top"/>
          </w:tcPr>
          <w:p w14:paraId="0F2BE77D">
            <w:pPr>
              <w:pStyle w:val="7"/>
              <w:spacing w:before="47" w:line="202" w:lineRule="auto"/>
              <w:ind w:left="252"/>
            </w:pPr>
            <w:r>
              <w:t>★</w:t>
            </w:r>
          </w:p>
        </w:tc>
      </w:tr>
      <w:tr w14:paraId="4A9842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1158" w:type="dxa"/>
            <w:tcBorders>
              <w:right w:val="nil"/>
            </w:tcBorders>
            <w:vAlign w:val="top"/>
          </w:tcPr>
          <w:p w14:paraId="0763CE69">
            <w:pPr>
              <w:rPr>
                <w:rFonts w:ascii="Arial"/>
                <w:sz w:val="21"/>
              </w:rPr>
            </w:pPr>
          </w:p>
        </w:tc>
        <w:tc>
          <w:tcPr>
            <w:tcW w:w="2320" w:type="dxa"/>
            <w:tcBorders>
              <w:left w:val="nil"/>
              <w:right w:val="nil"/>
            </w:tcBorders>
            <w:vAlign w:val="top"/>
          </w:tcPr>
          <w:p w14:paraId="6FCA358E">
            <w:pPr>
              <w:rPr>
                <w:rFonts w:ascii="Arial"/>
                <w:sz w:val="21"/>
              </w:rPr>
            </w:pPr>
          </w:p>
        </w:tc>
        <w:tc>
          <w:tcPr>
            <w:tcW w:w="4252" w:type="dxa"/>
            <w:tcBorders>
              <w:left w:val="nil"/>
            </w:tcBorders>
            <w:vAlign w:val="top"/>
          </w:tcPr>
          <w:p w14:paraId="644C705A">
            <w:pPr>
              <w:pStyle w:val="7"/>
              <w:spacing w:before="81" w:line="179" w:lineRule="auto"/>
              <w:ind w:left="120"/>
            </w:pPr>
            <w:r>
              <w:rPr>
                <w:spacing w:val="-1"/>
              </w:rPr>
              <w:t>优惠价</w:t>
            </w:r>
          </w:p>
        </w:tc>
        <w:tc>
          <w:tcPr>
            <w:tcW w:w="844" w:type="dxa"/>
            <w:vAlign w:val="top"/>
          </w:tcPr>
          <w:p w14:paraId="76FFE48A">
            <w:pPr>
              <w:pStyle w:val="7"/>
              <w:spacing w:before="46" w:line="206" w:lineRule="auto"/>
              <w:ind w:left="228"/>
            </w:pPr>
            <w:r>
              <w:rPr>
                <w:spacing w:val="-5"/>
              </w:rPr>
              <w:t>1470</w:t>
            </w:r>
          </w:p>
        </w:tc>
        <w:tc>
          <w:tcPr>
            <w:tcW w:w="640" w:type="dxa"/>
            <w:vAlign w:val="top"/>
          </w:tcPr>
          <w:p w14:paraId="5EFA8C4D">
            <w:pPr>
              <w:pStyle w:val="7"/>
              <w:spacing w:before="46" w:line="206" w:lineRule="auto"/>
              <w:ind w:left="126"/>
            </w:pPr>
            <w:r>
              <w:rPr>
                <w:spacing w:val="-5"/>
              </w:rPr>
              <w:t>1370</w:t>
            </w:r>
          </w:p>
        </w:tc>
        <w:tc>
          <w:tcPr>
            <w:tcW w:w="644" w:type="dxa"/>
            <w:vAlign w:val="top"/>
          </w:tcPr>
          <w:p w14:paraId="55B8813A">
            <w:pPr>
              <w:pStyle w:val="7"/>
              <w:spacing w:before="46" w:line="206" w:lineRule="auto"/>
              <w:ind w:left="127"/>
            </w:pPr>
            <w:r>
              <w:rPr>
                <w:spacing w:val="-5"/>
              </w:rPr>
              <w:t>1470</w:t>
            </w:r>
          </w:p>
        </w:tc>
      </w:tr>
    </w:tbl>
    <w:p w14:paraId="47C60B37">
      <w:pPr>
        <w:rPr>
          <w:rFonts w:ascii="Arial"/>
          <w:sz w:val="21"/>
        </w:rPr>
      </w:pPr>
    </w:p>
    <w:p w14:paraId="35C81D2D">
      <w:pPr>
        <w:rPr>
          <w:rFonts w:ascii="Arial" w:hAnsi="Arial" w:eastAsia="Arial" w:cs="Arial"/>
          <w:sz w:val="21"/>
          <w:szCs w:val="21"/>
        </w:rPr>
        <w:sectPr>
          <w:footerReference r:id="rId30" w:type="default"/>
          <w:pgSz w:w="11906" w:h="16839"/>
          <w:pgMar w:top="400" w:right="1021" w:bottom="1170" w:left="1021" w:header="0" w:footer="956" w:gutter="0"/>
          <w:cols w:space="720" w:num="1"/>
        </w:sectPr>
      </w:pPr>
    </w:p>
    <w:p w14:paraId="5D582C2C">
      <w:pPr>
        <w:spacing w:line="259" w:lineRule="auto"/>
        <w:rPr>
          <w:rFonts w:ascii="Arial"/>
          <w:sz w:val="21"/>
        </w:rPr>
      </w:pPr>
    </w:p>
    <w:p w14:paraId="5A70849D">
      <w:pPr>
        <w:spacing w:line="259" w:lineRule="auto"/>
        <w:rPr>
          <w:rFonts w:ascii="Arial"/>
          <w:sz w:val="21"/>
        </w:rPr>
      </w:pPr>
    </w:p>
    <w:p w14:paraId="39C437E1">
      <w:pPr>
        <w:spacing w:line="260" w:lineRule="auto"/>
        <w:rPr>
          <w:rFonts w:ascii="Arial"/>
          <w:sz w:val="21"/>
        </w:rPr>
      </w:pPr>
    </w:p>
    <w:p w14:paraId="5F30624F">
      <w:pPr>
        <w:spacing w:line="260" w:lineRule="auto"/>
        <w:rPr>
          <w:rFonts w:ascii="Arial"/>
          <w:sz w:val="21"/>
        </w:rPr>
      </w:pPr>
    </w:p>
    <w:p w14:paraId="010244C6">
      <w:pPr>
        <w:spacing w:line="260" w:lineRule="auto"/>
        <w:rPr>
          <w:rFonts w:ascii="Arial"/>
          <w:sz w:val="21"/>
        </w:rPr>
      </w:pPr>
    </w:p>
    <w:p w14:paraId="721E6384">
      <w:pPr>
        <w:spacing w:before="78" w:line="332" w:lineRule="exact"/>
        <w:ind w:left="15"/>
        <w:rPr>
          <w:rFonts w:ascii="Arial" w:hAnsi="Arial" w:eastAsia="Arial" w:cs="Arial"/>
          <w:sz w:val="24"/>
          <w:szCs w:val="24"/>
        </w:rPr>
      </w:pPr>
      <w:r>
        <w:rPr>
          <w:rFonts w:ascii="楷体" w:hAnsi="楷体" w:eastAsia="楷体" w:cs="楷体"/>
          <w:b/>
          <w:bCs/>
          <w:spacing w:val="5"/>
          <w:position w:val="2"/>
          <w:sz w:val="24"/>
          <w:szCs w:val="24"/>
        </w:rPr>
        <w:t>附件</w:t>
      </w:r>
      <w:r>
        <w:rPr>
          <w:rFonts w:ascii="Arial" w:hAnsi="Arial" w:eastAsia="Arial" w:cs="Arial"/>
          <w:b/>
          <w:bCs/>
          <w:spacing w:val="5"/>
          <w:position w:val="2"/>
          <w:sz w:val="24"/>
          <w:szCs w:val="24"/>
        </w:rPr>
        <w:t>4</w:t>
      </w:r>
    </w:p>
    <w:p w14:paraId="0854B4E6">
      <w:pPr>
        <w:spacing w:before="301" w:line="227" w:lineRule="auto"/>
        <w:ind w:left="12"/>
        <w:rPr>
          <w:rFonts w:ascii="楷体" w:hAnsi="楷体" w:eastAsia="楷体" w:cs="楷体"/>
          <w:sz w:val="24"/>
          <w:szCs w:val="24"/>
        </w:rPr>
      </w:pPr>
      <w:r>
        <w:rPr>
          <w:rFonts w:ascii="楷体" w:hAnsi="楷体" w:eastAsia="楷体" w:cs="楷体"/>
          <w:b/>
          <w:bCs/>
          <w:spacing w:val="-7"/>
          <w:sz w:val="24"/>
          <w:szCs w:val="24"/>
        </w:rPr>
        <w:t>关联公司：</w:t>
      </w:r>
    </w:p>
    <w:p w14:paraId="5C458F44">
      <w:pPr>
        <w:spacing w:before="318" w:line="477" w:lineRule="auto"/>
        <w:rPr>
          <w:rFonts w:ascii="Arial" w:hAnsi="Arial" w:eastAsia="Arial" w:cs="Arial"/>
          <w:sz w:val="24"/>
          <w:szCs w:val="24"/>
        </w:rPr>
      </w:pPr>
      <w:r>
        <w:rPr>
          <w:rFonts w:ascii="楷体" w:hAnsi="楷体" w:eastAsia="楷体" w:cs="楷体"/>
          <w:spacing w:val="-12"/>
          <w:sz w:val="24"/>
          <w:szCs w:val="24"/>
        </w:rPr>
        <w:t>上海弈工分信息科技有限公司、</w:t>
      </w:r>
      <w:r>
        <w:rPr>
          <w:rFonts w:ascii="Arial" w:hAnsi="Arial" w:eastAsia="Arial" w:cs="Arial"/>
          <w:spacing w:val="-12"/>
          <w:sz w:val="24"/>
          <w:szCs w:val="24"/>
        </w:rPr>
        <w:t>91310107MA1G0FT</w:t>
      </w:r>
      <w:r>
        <w:rPr>
          <w:rFonts w:ascii="Arial" w:hAnsi="Arial" w:eastAsia="Arial" w:cs="Arial"/>
          <w:spacing w:val="-13"/>
          <w:sz w:val="24"/>
          <w:szCs w:val="24"/>
        </w:rPr>
        <w:t>928</w:t>
      </w:r>
      <w:r>
        <w:rPr>
          <w:rFonts w:ascii="楷体" w:hAnsi="楷体" w:eastAsia="楷体" w:cs="楷体"/>
          <w:spacing w:val="-13"/>
          <w:sz w:val="24"/>
          <w:szCs w:val="24"/>
        </w:rPr>
        <w:t>、招商银行花木支行、</w:t>
      </w:r>
      <w:r>
        <w:rPr>
          <w:rFonts w:ascii="Arial" w:hAnsi="Arial" w:eastAsia="Arial" w:cs="Arial"/>
          <w:spacing w:val="-13"/>
          <w:sz w:val="24"/>
          <w:szCs w:val="24"/>
        </w:rPr>
        <w:t>12192592881010</w:t>
      </w:r>
      <w:r>
        <w:rPr>
          <w:rFonts w:ascii="Arial" w:hAnsi="Arial" w:eastAsia="Arial" w:cs="Arial"/>
          <w:b/>
          <w:bCs/>
          <w:spacing w:val="-13"/>
          <w:sz w:val="24"/>
          <w:szCs w:val="24"/>
        </w:rPr>
        <w:t>1</w:t>
      </w:r>
      <w:r>
        <w:rPr>
          <w:rFonts w:ascii="楷体" w:hAnsi="楷体" w:eastAsia="楷体" w:cs="楷体"/>
          <w:spacing w:val="-10"/>
          <w:sz w:val="24"/>
          <w:szCs w:val="24"/>
        </w:rPr>
        <w:t>上海开弈投资管理有限公司、</w:t>
      </w:r>
      <w:r>
        <w:rPr>
          <w:rFonts w:ascii="Arial" w:hAnsi="Arial" w:eastAsia="Arial" w:cs="Arial"/>
          <w:spacing w:val="-10"/>
          <w:sz w:val="24"/>
          <w:szCs w:val="24"/>
        </w:rPr>
        <w:t>91310107342115879U</w:t>
      </w:r>
      <w:r>
        <w:rPr>
          <w:rFonts w:ascii="楷体" w:hAnsi="楷体" w:eastAsia="楷体" w:cs="楷体"/>
          <w:spacing w:val="-10"/>
          <w:sz w:val="24"/>
          <w:szCs w:val="24"/>
        </w:rPr>
        <w:t>、</w:t>
      </w:r>
      <w:r>
        <w:rPr>
          <w:rFonts w:ascii="楷体" w:hAnsi="楷体" w:eastAsia="楷体" w:cs="楷体"/>
          <w:spacing w:val="-11"/>
          <w:sz w:val="24"/>
          <w:szCs w:val="24"/>
        </w:rPr>
        <w:t>浦发银行静安支行、</w:t>
      </w:r>
      <w:r>
        <w:rPr>
          <w:rFonts w:ascii="Arial" w:hAnsi="Arial" w:eastAsia="Arial" w:cs="Arial"/>
          <w:spacing w:val="-11"/>
          <w:sz w:val="24"/>
          <w:szCs w:val="24"/>
        </w:rPr>
        <w:t>98210154740014680</w:t>
      </w:r>
    </w:p>
    <w:p w14:paraId="754571F5">
      <w:pPr>
        <w:spacing w:before="7" w:line="264" w:lineRule="auto"/>
        <w:ind w:right="1038"/>
        <w:rPr>
          <w:rFonts w:ascii="Arial" w:hAnsi="Arial" w:eastAsia="Arial" w:cs="Arial"/>
          <w:sz w:val="24"/>
          <w:szCs w:val="24"/>
        </w:rPr>
      </w:pPr>
      <w:r>
        <w:rPr>
          <w:rFonts w:ascii="楷体" w:hAnsi="楷体" w:eastAsia="楷体" w:cs="楷体"/>
          <w:spacing w:val="-11"/>
          <w:sz w:val="24"/>
          <w:szCs w:val="24"/>
        </w:rPr>
        <w:t>上海开弈人力资源管理有限公司、</w:t>
      </w:r>
      <w:r>
        <w:rPr>
          <w:rFonts w:ascii="Arial" w:hAnsi="Arial" w:eastAsia="Arial" w:cs="Arial"/>
          <w:spacing w:val="-11"/>
          <w:sz w:val="24"/>
          <w:szCs w:val="24"/>
        </w:rPr>
        <w:t>91310107MA1G0C1961</w:t>
      </w:r>
      <w:r>
        <w:rPr>
          <w:rFonts w:ascii="楷体" w:hAnsi="楷体" w:eastAsia="楷体" w:cs="楷体"/>
          <w:spacing w:val="-11"/>
          <w:sz w:val="24"/>
          <w:szCs w:val="24"/>
        </w:rPr>
        <w:t>、上海浦发银行静安支行、</w:t>
      </w:r>
      <w:r>
        <w:rPr>
          <w:rFonts w:ascii="楷体" w:hAnsi="楷体" w:eastAsia="楷体" w:cs="楷体"/>
          <w:spacing w:val="14"/>
          <w:sz w:val="24"/>
          <w:szCs w:val="24"/>
        </w:rPr>
        <w:t xml:space="preserve"> </w:t>
      </w:r>
      <w:r>
        <w:rPr>
          <w:rFonts w:ascii="Arial" w:hAnsi="Arial" w:eastAsia="Arial" w:cs="Arial"/>
          <w:spacing w:val="-14"/>
          <w:sz w:val="24"/>
          <w:szCs w:val="24"/>
        </w:rPr>
        <w:t>98210154740016339</w:t>
      </w:r>
    </w:p>
    <w:p w14:paraId="23E12F1F">
      <w:pPr>
        <w:spacing w:line="279" w:lineRule="auto"/>
        <w:rPr>
          <w:rFonts w:ascii="Arial"/>
          <w:sz w:val="21"/>
        </w:rPr>
      </w:pPr>
    </w:p>
    <w:p w14:paraId="5B193E1D">
      <w:pPr>
        <w:spacing w:line="280" w:lineRule="auto"/>
        <w:rPr>
          <w:rFonts w:ascii="Arial"/>
          <w:sz w:val="21"/>
        </w:rPr>
      </w:pPr>
    </w:p>
    <w:p w14:paraId="73764780">
      <w:pPr>
        <w:spacing w:line="280" w:lineRule="auto"/>
        <w:rPr>
          <w:rFonts w:ascii="Arial"/>
          <w:sz w:val="21"/>
        </w:rPr>
      </w:pPr>
    </w:p>
    <w:p w14:paraId="2EED6DE8">
      <w:pPr>
        <w:spacing w:before="79" w:line="223" w:lineRule="auto"/>
        <w:ind w:left="15"/>
        <w:rPr>
          <w:rFonts w:ascii="楷体" w:hAnsi="楷体" w:eastAsia="楷体" w:cs="楷体"/>
          <w:sz w:val="24"/>
          <w:szCs w:val="24"/>
        </w:rPr>
      </w:pPr>
      <w:r>
        <w:rPr>
          <w:rFonts w:ascii="楷体" w:hAnsi="楷体" w:eastAsia="楷体" w:cs="楷体"/>
          <w:b/>
          <w:bCs/>
          <w:spacing w:val="-8"/>
          <w:sz w:val="24"/>
          <w:szCs w:val="24"/>
        </w:rPr>
        <w:t>附件截止！</w:t>
      </w:r>
    </w:p>
    <w:sectPr>
      <w:footerReference r:id="rId31" w:type="default"/>
      <w:pgSz w:w="11906" w:h="16839"/>
      <w:pgMar w:top="400" w:right="1134" w:bottom="1170" w:left="1143" w:header="0" w:footer="956"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安小懒猪." w:date="2026-06-24T14:26:10Z" w:initials="">
    <w:p w14:paraId="0795009B">
      <w:pPr>
        <w:pStyle w:val="2"/>
        <w:rPr>
          <w:rFonts w:hint="default" w:eastAsia="宋体"/>
          <w:lang w:val="en-US" w:eastAsia="zh-CN"/>
        </w:rPr>
      </w:pPr>
      <w:r>
        <w:rPr>
          <w:rFonts w:hint="eastAsia" w:eastAsia="宋体"/>
          <w:lang w:val="en-US" w:eastAsia="zh-CN"/>
        </w:rPr>
        <w:t>预付比例50%，略高</w:t>
      </w:r>
    </w:p>
  </w:comment>
  <w:comment w:id="1" w:author="安小懒猪." w:date="2026-06-24T14:27:55Z" w:initials="">
    <w:p w14:paraId="06F4A3CF">
      <w:pPr>
        <w:pStyle w:val="2"/>
        <w:rPr>
          <w:rFonts w:hint="default" w:eastAsia="宋体"/>
          <w:lang w:val="en-US" w:eastAsia="zh-CN"/>
        </w:rPr>
      </w:pPr>
      <w:r>
        <w:rPr>
          <w:rFonts w:hint="eastAsia" w:eastAsia="宋体"/>
          <w:lang w:val="en-US" w:eastAsia="zh-CN"/>
        </w:rPr>
        <w:t>是否有必要？建议删除</w:t>
      </w:r>
    </w:p>
  </w:comment>
  <w:comment w:id="2" w:author="安小懒猪." w:date="2026-06-24T14:18:16Z" w:initials="">
    <w:p w14:paraId="634BFC74">
      <w:pPr>
        <w:pStyle w:val="2"/>
        <w:rPr>
          <w:rFonts w:hint="default" w:eastAsia="宋体"/>
          <w:lang w:val="en-US" w:eastAsia="zh-CN"/>
        </w:rPr>
      </w:pPr>
      <w:r>
        <w:rPr>
          <w:rFonts w:hint="eastAsia" w:eastAsia="宋体"/>
          <w:lang w:val="en-US" w:eastAsia="zh-CN"/>
        </w:rPr>
        <w:t>违约责任严重不对等</w:t>
      </w:r>
    </w:p>
  </w:comment>
  <w:comment w:id="3" w:author="安小懒猪." w:date="2026-06-24T14:16:54Z" w:initials="">
    <w:p w14:paraId="4194768C">
      <w:pPr>
        <w:pStyle w:val="2"/>
        <w:rPr>
          <w:rFonts w:hint="eastAsia" w:eastAsia="宋体"/>
          <w:lang w:val="en-US" w:eastAsia="zh-CN"/>
        </w:rPr>
      </w:pPr>
      <w:r>
        <w:rPr>
          <w:rFonts w:hint="eastAsia" w:eastAsia="宋体"/>
          <w:lang w:val="en-US" w:eastAsia="zh-CN"/>
        </w:rPr>
        <w:t>过高</w:t>
      </w:r>
    </w:p>
  </w:comment>
  <w:comment w:id="4" w:author="安小懒猪." w:date="2026-06-24T14:18:04Z" w:initials="">
    <w:p w14:paraId="091099DB">
      <w:pPr>
        <w:pStyle w:val="2"/>
        <w:rPr>
          <w:rFonts w:hint="default" w:eastAsia="宋体"/>
          <w:lang w:val="en-US" w:eastAsia="zh-CN"/>
        </w:rPr>
      </w:pPr>
      <w:r>
        <w:rPr>
          <w:rFonts w:hint="eastAsia" w:eastAsia="宋体"/>
          <w:lang w:val="en-US" w:eastAsia="zh-CN"/>
        </w:rPr>
        <w:t>非常不利于我司</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95009B" w15:done="0"/>
  <w15:commentEx w15:paraId="06F4A3CF" w15:done="0"/>
  <w15:commentEx w15:paraId="634BFC74" w15:done="0"/>
  <w15:commentEx w15:paraId="4194768C" w15:done="0"/>
  <w15:commentEx w15:paraId="091099D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8EF83">
    <w:pPr>
      <w:pStyle w:val="3"/>
      <w:spacing w:line="209" w:lineRule="auto"/>
      <w:ind w:left="4381"/>
      <w:rPr>
        <w:sz w:val="18"/>
        <w:szCs w:val="18"/>
      </w:rPr>
    </w:pPr>
    <w:r>
      <w:rPr>
        <w:spacing w:val="-1"/>
        <w:sz w:val="18"/>
        <w:szCs w:val="18"/>
      </w:rPr>
      <w:t>第</w:t>
    </w:r>
    <w:r>
      <w:rPr>
        <w:spacing w:val="26"/>
        <w:sz w:val="18"/>
        <w:szCs w:val="18"/>
      </w:rPr>
      <w:t xml:space="preserve"> </w:t>
    </w:r>
    <w:r>
      <w:rPr>
        <w:rFonts w:ascii="Times New Roman" w:hAnsi="Times New Roman" w:eastAsia="Times New Roman" w:cs="Times New Roman"/>
        <w:spacing w:val="-1"/>
        <w:sz w:val="18"/>
        <w:szCs w:val="18"/>
      </w:rPr>
      <w:t>l</w:t>
    </w:r>
    <w:r>
      <w:rPr>
        <w:rFonts w:ascii="Times New Roman" w:hAnsi="Times New Roman" w:eastAsia="Times New Roman" w:cs="Times New Roman"/>
        <w:spacing w:val="5"/>
        <w:sz w:val="18"/>
        <w:szCs w:val="18"/>
      </w:rPr>
      <w:t xml:space="preserve">  </w:t>
    </w:r>
    <w:r>
      <w:rPr>
        <w:spacing w:val="-1"/>
        <w:sz w:val="18"/>
        <w:szCs w:val="18"/>
      </w:rPr>
      <w:t>页 共</w:t>
    </w:r>
    <w:r>
      <w:rPr>
        <w:spacing w:val="6"/>
        <w:sz w:val="18"/>
        <w:szCs w:val="18"/>
      </w:rPr>
      <w:t xml:space="preserve"> </w:t>
    </w:r>
    <w:r>
      <w:rPr>
        <w:rFonts w:ascii="Times New Roman" w:hAnsi="Times New Roman" w:eastAsia="Times New Roman" w:cs="Times New Roman"/>
        <w:spacing w:val="-1"/>
        <w:sz w:val="18"/>
        <w:szCs w:val="18"/>
      </w:rPr>
      <w:t>23</w:t>
    </w:r>
    <w:r>
      <w:rPr>
        <w:rFonts w:ascii="Times New Roman" w:hAnsi="Times New Roman" w:eastAsia="Times New Roman" w:cs="Times New Roman"/>
        <w:spacing w:val="4"/>
        <w:sz w:val="18"/>
        <w:szCs w:val="18"/>
      </w:rPr>
      <w:t xml:space="preserve">  </w:t>
    </w:r>
    <w:r>
      <w:rPr>
        <w:spacing w:val="-1"/>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97A50">
    <w:pPr>
      <w:pStyle w:val="3"/>
      <w:spacing w:line="209" w:lineRule="auto"/>
      <w:ind w:left="4361"/>
      <w:rPr>
        <w:sz w:val="18"/>
        <w:szCs w:val="18"/>
      </w:rPr>
    </w:pPr>
    <w:r>
      <w:rPr>
        <w:spacing w:val="-4"/>
        <w:sz w:val="18"/>
        <w:szCs w:val="18"/>
      </w:rPr>
      <w:t xml:space="preserve">第 </w:t>
    </w:r>
    <w:r>
      <w:rPr>
        <w:rFonts w:ascii="Times New Roman" w:hAnsi="Times New Roman" w:eastAsia="Times New Roman" w:cs="Times New Roman"/>
        <w:spacing w:val="-4"/>
        <w:sz w:val="18"/>
        <w:szCs w:val="18"/>
      </w:rPr>
      <w:t>2</w:t>
    </w:r>
    <w:r>
      <w:rPr>
        <w:rFonts w:ascii="Times New Roman" w:hAnsi="Times New Roman" w:eastAsia="Times New Roman" w:cs="Times New Roman"/>
        <w:spacing w:val="8"/>
        <w:sz w:val="18"/>
        <w:szCs w:val="18"/>
      </w:rPr>
      <w:t xml:space="preserve">  </w:t>
    </w:r>
    <w:r>
      <w:rPr>
        <w:spacing w:val="-4"/>
        <w:sz w:val="18"/>
        <w:szCs w:val="18"/>
      </w:rPr>
      <w:t>页</w:t>
    </w:r>
    <w:r>
      <w:rPr>
        <w:spacing w:val="5"/>
        <w:sz w:val="18"/>
        <w:szCs w:val="18"/>
      </w:rPr>
      <w:t xml:space="preserve"> </w:t>
    </w:r>
    <w:r>
      <w:rPr>
        <w:spacing w:val="-4"/>
        <w:sz w:val="18"/>
        <w:szCs w:val="18"/>
      </w:rPr>
      <w:t>共</w:t>
    </w:r>
    <w:r>
      <w:rPr>
        <w:spacing w:val="5"/>
        <w:sz w:val="18"/>
        <w:szCs w:val="18"/>
      </w:rPr>
      <w:t xml:space="preserve"> </w:t>
    </w:r>
    <w:r>
      <w:rPr>
        <w:rFonts w:ascii="Times New Roman" w:hAnsi="Times New Roman" w:eastAsia="Times New Roman" w:cs="Times New Roman"/>
        <w:spacing w:val="-4"/>
        <w:sz w:val="18"/>
        <w:szCs w:val="18"/>
      </w:rPr>
      <w:t>23</w:t>
    </w:r>
    <w:r>
      <w:rPr>
        <w:rFonts w:ascii="Times New Roman" w:hAnsi="Times New Roman" w:eastAsia="Times New Roman" w:cs="Times New Roman"/>
        <w:spacing w:val="4"/>
        <w:sz w:val="18"/>
        <w:szCs w:val="18"/>
      </w:rPr>
      <w:t xml:space="preserve">  </w:t>
    </w:r>
    <w:r>
      <w:rPr>
        <w:spacing w:val="-4"/>
        <w:sz w:val="18"/>
        <w:szCs w:val="18"/>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4C93D">
    <w:pPr>
      <w:pStyle w:val="3"/>
      <w:spacing w:line="209" w:lineRule="auto"/>
      <w:ind w:left="4098"/>
      <w:rPr>
        <w:sz w:val="18"/>
        <w:szCs w:val="18"/>
      </w:rPr>
    </w:pPr>
    <w:r>
      <w:rPr>
        <w:spacing w:val="-4"/>
        <w:sz w:val="18"/>
        <w:szCs w:val="18"/>
      </w:rPr>
      <w:t>第</w:t>
    </w:r>
    <w:r>
      <w:rPr>
        <w:spacing w:val="10"/>
        <w:sz w:val="18"/>
        <w:szCs w:val="18"/>
      </w:rPr>
      <w:t xml:space="preserve"> </w:t>
    </w:r>
    <w:r>
      <w:rPr>
        <w:rFonts w:ascii="Times New Roman" w:hAnsi="Times New Roman" w:eastAsia="Times New Roman" w:cs="Times New Roman"/>
        <w:spacing w:val="-4"/>
        <w:sz w:val="18"/>
        <w:szCs w:val="18"/>
      </w:rPr>
      <w:t>3</w:t>
    </w:r>
    <w:r>
      <w:rPr>
        <w:rFonts w:ascii="Times New Roman" w:hAnsi="Times New Roman" w:eastAsia="Times New Roman" w:cs="Times New Roman"/>
        <w:spacing w:val="5"/>
        <w:sz w:val="18"/>
        <w:szCs w:val="18"/>
      </w:rPr>
      <w:t xml:space="preserve">  </w:t>
    </w:r>
    <w:r>
      <w:rPr>
        <w:spacing w:val="-4"/>
        <w:sz w:val="18"/>
        <w:szCs w:val="18"/>
      </w:rPr>
      <w:t>页 共</w:t>
    </w:r>
    <w:r>
      <w:rPr>
        <w:spacing w:val="6"/>
        <w:sz w:val="18"/>
        <w:szCs w:val="18"/>
      </w:rPr>
      <w:t xml:space="preserve"> </w:t>
    </w:r>
    <w:r>
      <w:rPr>
        <w:rFonts w:ascii="Times New Roman" w:hAnsi="Times New Roman" w:eastAsia="Times New Roman" w:cs="Times New Roman"/>
        <w:spacing w:val="-4"/>
        <w:sz w:val="18"/>
        <w:szCs w:val="18"/>
      </w:rPr>
      <w:t>23</w:t>
    </w:r>
    <w:r>
      <w:rPr>
        <w:rFonts w:ascii="Times New Roman" w:hAnsi="Times New Roman" w:eastAsia="Times New Roman" w:cs="Times New Roman"/>
        <w:spacing w:val="4"/>
        <w:sz w:val="18"/>
        <w:szCs w:val="18"/>
      </w:rPr>
      <w:t xml:space="preserve">  </w:t>
    </w:r>
    <w:r>
      <w:rPr>
        <w:spacing w:val="-4"/>
        <w:sz w:val="18"/>
        <w:szCs w:val="18"/>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1AD3C">
    <w:pPr>
      <w:pStyle w:val="3"/>
      <w:spacing w:line="209" w:lineRule="auto"/>
      <w:ind w:left="4379"/>
      <w:rPr>
        <w:sz w:val="18"/>
        <w:szCs w:val="18"/>
      </w:rPr>
    </w:pPr>
    <w:r>
      <w:rPr>
        <w:spacing w:val="-4"/>
        <w:sz w:val="18"/>
        <w:szCs w:val="18"/>
      </w:rPr>
      <w:t xml:space="preserve">第 </w:t>
    </w:r>
    <w:r>
      <w:rPr>
        <w:rFonts w:ascii="Times New Roman" w:hAnsi="Times New Roman" w:eastAsia="Times New Roman" w:cs="Times New Roman"/>
        <w:spacing w:val="-4"/>
        <w:sz w:val="18"/>
        <w:szCs w:val="18"/>
      </w:rPr>
      <w:t>4</w:t>
    </w:r>
    <w:r>
      <w:rPr>
        <w:rFonts w:ascii="Times New Roman" w:hAnsi="Times New Roman" w:eastAsia="Times New Roman" w:cs="Times New Roman"/>
        <w:spacing w:val="8"/>
        <w:sz w:val="18"/>
        <w:szCs w:val="18"/>
      </w:rPr>
      <w:t xml:space="preserve">  </w:t>
    </w:r>
    <w:r>
      <w:rPr>
        <w:spacing w:val="-4"/>
        <w:sz w:val="18"/>
        <w:szCs w:val="18"/>
      </w:rPr>
      <w:t>页</w:t>
    </w:r>
    <w:r>
      <w:rPr>
        <w:spacing w:val="5"/>
        <w:sz w:val="18"/>
        <w:szCs w:val="18"/>
      </w:rPr>
      <w:t xml:space="preserve"> </w:t>
    </w:r>
    <w:r>
      <w:rPr>
        <w:spacing w:val="-4"/>
        <w:sz w:val="18"/>
        <w:szCs w:val="18"/>
      </w:rPr>
      <w:t>共</w:t>
    </w:r>
    <w:r>
      <w:rPr>
        <w:spacing w:val="5"/>
        <w:sz w:val="18"/>
        <w:szCs w:val="18"/>
      </w:rPr>
      <w:t xml:space="preserve"> </w:t>
    </w:r>
    <w:r>
      <w:rPr>
        <w:rFonts w:ascii="Times New Roman" w:hAnsi="Times New Roman" w:eastAsia="Times New Roman" w:cs="Times New Roman"/>
        <w:spacing w:val="-4"/>
        <w:sz w:val="18"/>
        <w:szCs w:val="18"/>
      </w:rPr>
      <w:t>23</w:t>
    </w:r>
    <w:r>
      <w:rPr>
        <w:rFonts w:ascii="Times New Roman" w:hAnsi="Times New Roman" w:eastAsia="Times New Roman" w:cs="Times New Roman"/>
        <w:spacing w:val="4"/>
        <w:sz w:val="18"/>
        <w:szCs w:val="18"/>
      </w:rPr>
      <w:t xml:space="preserve">  </w:t>
    </w:r>
    <w:r>
      <w:rPr>
        <w:spacing w:val="-4"/>
        <w:sz w:val="18"/>
        <w:szCs w:val="18"/>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98F78">
    <w:pPr>
      <w:pStyle w:val="3"/>
      <w:spacing w:line="209" w:lineRule="auto"/>
      <w:ind w:left="4382"/>
      <w:rPr>
        <w:sz w:val="18"/>
        <w:szCs w:val="18"/>
      </w:rPr>
    </w:pPr>
    <w:r>
      <w:rPr>
        <w:spacing w:val="-4"/>
        <w:sz w:val="18"/>
        <w:szCs w:val="18"/>
      </w:rPr>
      <w:t>第</w:t>
    </w:r>
    <w:r>
      <w:rPr>
        <w:spacing w:val="10"/>
        <w:sz w:val="18"/>
        <w:szCs w:val="18"/>
      </w:rPr>
      <w:t xml:space="preserve"> </w:t>
    </w:r>
    <w:r>
      <w:rPr>
        <w:rFonts w:ascii="Times New Roman" w:hAnsi="Times New Roman" w:eastAsia="Times New Roman" w:cs="Times New Roman"/>
        <w:spacing w:val="-4"/>
        <w:sz w:val="18"/>
        <w:szCs w:val="18"/>
      </w:rPr>
      <w:t>5</w:t>
    </w:r>
    <w:r>
      <w:rPr>
        <w:rFonts w:ascii="Times New Roman" w:hAnsi="Times New Roman" w:eastAsia="Times New Roman" w:cs="Times New Roman"/>
        <w:spacing w:val="5"/>
        <w:sz w:val="18"/>
        <w:szCs w:val="18"/>
      </w:rPr>
      <w:t xml:space="preserve">  </w:t>
    </w:r>
    <w:r>
      <w:rPr>
        <w:spacing w:val="-4"/>
        <w:sz w:val="18"/>
        <w:szCs w:val="18"/>
      </w:rPr>
      <w:t>页 共</w:t>
    </w:r>
    <w:r>
      <w:rPr>
        <w:spacing w:val="6"/>
        <w:sz w:val="18"/>
        <w:szCs w:val="18"/>
      </w:rPr>
      <w:t xml:space="preserve"> </w:t>
    </w:r>
    <w:r>
      <w:rPr>
        <w:rFonts w:ascii="Times New Roman" w:hAnsi="Times New Roman" w:eastAsia="Times New Roman" w:cs="Times New Roman"/>
        <w:spacing w:val="-4"/>
        <w:sz w:val="18"/>
        <w:szCs w:val="18"/>
      </w:rPr>
      <w:t>23</w:t>
    </w:r>
    <w:r>
      <w:rPr>
        <w:rFonts w:ascii="Times New Roman" w:hAnsi="Times New Roman" w:eastAsia="Times New Roman" w:cs="Times New Roman"/>
        <w:spacing w:val="4"/>
        <w:sz w:val="18"/>
        <w:szCs w:val="18"/>
      </w:rPr>
      <w:t xml:space="preserve">  </w:t>
    </w:r>
    <w:r>
      <w:rPr>
        <w:spacing w:val="-4"/>
        <w:sz w:val="18"/>
        <w:szCs w:val="18"/>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AB841">
    <w:pPr>
      <w:pStyle w:val="3"/>
      <w:spacing w:line="209" w:lineRule="auto"/>
      <w:ind w:left="4073"/>
      <w:rPr>
        <w:sz w:val="18"/>
        <w:szCs w:val="18"/>
      </w:rPr>
    </w:pPr>
    <w:r>
      <w:rPr>
        <w:spacing w:val="-4"/>
        <w:sz w:val="18"/>
        <w:szCs w:val="18"/>
      </w:rPr>
      <w:t>第</w:t>
    </w:r>
    <w:r>
      <w:rPr>
        <w:spacing w:val="10"/>
        <w:sz w:val="18"/>
        <w:szCs w:val="18"/>
      </w:rPr>
      <w:t xml:space="preserve"> </w:t>
    </w:r>
    <w:r>
      <w:rPr>
        <w:rFonts w:ascii="Times New Roman" w:hAnsi="Times New Roman" w:eastAsia="Times New Roman" w:cs="Times New Roman"/>
        <w:spacing w:val="-4"/>
        <w:sz w:val="18"/>
        <w:szCs w:val="18"/>
      </w:rPr>
      <w:t>6</w:t>
    </w:r>
    <w:r>
      <w:rPr>
        <w:rFonts w:ascii="Times New Roman" w:hAnsi="Times New Roman" w:eastAsia="Times New Roman" w:cs="Times New Roman"/>
        <w:spacing w:val="5"/>
        <w:sz w:val="18"/>
        <w:szCs w:val="18"/>
      </w:rPr>
      <w:t xml:space="preserve">  </w:t>
    </w:r>
    <w:r>
      <w:rPr>
        <w:spacing w:val="-4"/>
        <w:sz w:val="18"/>
        <w:szCs w:val="18"/>
      </w:rPr>
      <w:t>页 共</w:t>
    </w:r>
    <w:r>
      <w:rPr>
        <w:spacing w:val="6"/>
        <w:sz w:val="18"/>
        <w:szCs w:val="18"/>
      </w:rPr>
      <w:t xml:space="preserve"> </w:t>
    </w:r>
    <w:r>
      <w:rPr>
        <w:rFonts w:ascii="Times New Roman" w:hAnsi="Times New Roman" w:eastAsia="Times New Roman" w:cs="Times New Roman"/>
        <w:spacing w:val="-4"/>
        <w:sz w:val="18"/>
        <w:szCs w:val="18"/>
      </w:rPr>
      <w:t>23</w:t>
    </w:r>
    <w:r>
      <w:rPr>
        <w:rFonts w:ascii="Times New Roman" w:hAnsi="Times New Roman" w:eastAsia="Times New Roman" w:cs="Times New Roman"/>
        <w:spacing w:val="4"/>
        <w:sz w:val="18"/>
        <w:szCs w:val="18"/>
      </w:rPr>
      <w:t xml:space="preserve">  </w:t>
    </w:r>
    <w:r>
      <w:rPr>
        <w:spacing w:val="-4"/>
        <w:sz w:val="18"/>
        <w:szCs w:val="18"/>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7C82C">
    <w:pPr>
      <w:pStyle w:val="3"/>
      <w:spacing w:line="209" w:lineRule="auto"/>
      <w:ind w:left="4109"/>
      <w:rPr>
        <w:sz w:val="18"/>
        <w:szCs w:val="18"/>
      </w:rPr>
    </w:pPr>
    <w:r>
      <w:rPr>
        <w:spacing w:val="-4"/>
        <w:sz w:val="18"/>
        <w:szCs w:val="18"/>
      </w:rPr>
      <w:t>第</w:t>
    </w:r>
    <w:r>
      <w:rPr>
        <w:spacing w:val="10"/>
        <w:sz w:val="18"/>
        <w:szCs w:val="18"/>
      </w:rPr>
      <w:t xml:space="preserve"> </w:t>
    </w:r>
    <w:r>
      <w:rPr>
        <w:rFonts w:ascii="Times New Roman" w:hAnsi="Times New Roman" w:eastAsia="Times New Roman" w:cs="Times New Roman"/>
        <w:spacing w:val="-4"/>
        <w:sz w:val="18"/>
        <w:szCs w:val="18"/>
      </w:rPr>
      <w:t>7</w:t>
    </w:r>
    <w:r>
      <w:rPr>
        <w:rFonts w:ascii="Times New Roman" w:hAnsi="Times New Roman" w:eastAsia="Times New Roman" w:cs="Times New Roman"/>
        <w:spacing w:val="5"/>
        <w:sz w:val="18"/>
        <w:szCs w:val="18"/>
      </w:rPr>
      <w:t xml:space="preserve">  </w:t>
    </w:r>
    <w:r>
      <w:rPr>
        <w:spacing w:val="-4"/>
        <w:sz w:val="18"/>
        <w:szCs w:val="18"/>
      </w:rPr>
      <w:t>页 共</w:t>
    </w:r>
    <w:r>
      <w:rPr>
        <w:spacing w:val="6"/>
        <w:sz w:val="18"/>
        <w:szCs w:val="18"/>
      </w:rPr>
      <w:t xml:space="preserve"> </w:t>
    </w:r>
    <w:r>
      <w:rPr>
        <w:rFonts w:ascii="Times New Roman" w:hAnsi="Times New Roman" w:eastAsia="Times New Roman" w:cs="Times New Roman"/>
        <w:spacing w:val="-4"/>
        <w:sz w:val="18"/>
        <w:szCs w:val="18"/>
      </w:rPr>
      <w:t>23</w:t>
    </w:r>
    <w:r>
      <w:rPr>
        <w:rFonts w:ascii="Times New Roman" w:hAnsi="Times New Roman" w:eastAsia="Times New Roman" w:cs="Times New Roman"/>
        <w:spacing w:val="4"/>
        <w:sz w:val="18"/>
        <w:szCs w:val="18"/>
      </w:rPr>
      <w:t xml:space="preserve">  </w:t>
    </w:r>
    <w:r>
      <w:rPr>
        <w:spacing w:val="-4"/>
        <w:sz w:val="18"/>
        <w:szCs w:val="18"/>
      </w:rPr>
      <w:t>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8EF35">
    <w:pPr>
      <w:pStyle w:val="3"/>
      <w:spacing w:line="209" w:lineRule="auto"/>
      <w:ind w:left="4097"/>
      <w:rPr>
        <w:sz w:val="18"/>
        <w:szCs w:val="18"/>
      </w:rPr>
    </w:pPr>
    <w:r>
      <w:rPr>
        <w:spacing w:val="-5"/>
        <w:sz w:val="18"/>
        <w:szCs w:val="18"/>
      </w:rPr>
      <w:t>第</w:t>
    </w:r>
    <w:r>
      <w:rPr>
        <w:spacing w:val="18"/>
        <w:sz w:val="18"/>
        <w:szCs w:val="18"/>
      </w:rPr>
      <w:t xml:space="preserve"> </w:t>
    </w:r>
    <w:r>
      <w:rPr>
        <w:rFonts w:ascii="Times New Roman" w:hAnsi="Times New Roman" w:eastAsia="Times New Roman" w:cs="Times New Roman"/>
        <w:spacing w:val="-5"/>
        <w:sz w:val="18"/>
        <w:szCs w:val="18"/>
      </w:rPr>
      <w:t>8</w:t>
    </w:r>
    <w:r>
      <w:rPr>
        <w:rFonts w:ascii="Times New Roman" w:hAnsi="Times New Roman" w:eastAsia="Times New Roman" w:cs="Times New Roman"/>
        <w:spacing w:val="5"/>
        <w:sz w:val="18"/>
        <w:szCs w:val="18"/>
      </w:rPr>
      <w:t xml:space="preserve">  </w:t>
    </w:r>
    <w:r>
      <w:rPr>
        <w:spacing w:val="-5"/>
        <w:sz w:val="18"/>
        <w:szCs w:val="18"/>
      </w:rPr>
      <w:t>页 共</w:t>
    </w:r>
    <w:r>
      <w:rPr>
        <w:spacing w:val="6"/>
        <w:sz w:val="18"/>
        <w:szCs w:val="18"/>
      </w:rPr>
      <w:t xml:space="preserve"> </w:t>
    </w:r>
    <w:r>
      <w:rPr>
        <w:rFonts w:ascii="Times New Roman" w:hAnsi="Times New Roman" w:eastAsia="Times New Roman" w:cs="Times New Roman"/>
        <w:spacing w:val="-5"/>
        <w:sz w:val="18"/>
        <w:szCs w:val="18"/>
      </w:rPr>
      <w:t>23</w:t>
    </w:r>
    <w:r>
      <w:rPr>
        <w:rFonts w:ascii="Times New Roman" w:hAnsi="Times New Roman" w:eastAsia="Times New Roman" w:cs="Times New Roman"/>
        <w:spacing w:val="4"/>
        <w:sz w:val="18"/>
        <w:szCs w:val="18"/>
      </w:rPr>
      <w:t xml:space="preserve">  </w:t>
    </w:r>
    <w:r>
      <w:rPr>
        <w:spacing w:val="-5"/>
        <w:sz w:val="18"/>
        <w:szCs w:val="18"/>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46D59">
    <w:pPr>
      <w:pStyle w:val="3"/>
      <w:spacing w:line="209" w:lineRule="auto"/>
      <w:ind w:left="3617"/>
      <w:rPr>
        <w:sz w:val="18"/>
        <w:szCs w:val="18"/>
      </w:rPr>
    </w:pPr>
    <w:r>
      <w:rPr>
        <w:spacing w:val="-4"/>
        <w:sz w:val="18"/>
        <w:szCs w:val="18"/>
      </w:rPr>
      <w:t>第</w:t>
    </w:r>
    <w:r>
      <w:rPr>
        <w:spacing w:val="10"/>
        <w:sz w:val="18"/>
        <w:szCs w:val="18"/>
      </w:rPr>
      <w:t xml:space="preserve"> </w:t>
    </w:r>
    <w:r>
      <w:rPr>
        <w:rFonts w:ascii="Times New Roman" w:hAnsi="Times New Roman" w:eastAsia="Times New Roman" w:cs="Times New Roman"/>
        <w:spacing w:val="-4"/>
        <w:sz w:val="18"/>
        <w:szCs w:val="18"/>
      </w:rPr>
      <w:t>9</w:t>
    </w:r>
    <w:r>
      <w:rPr>
        <w:rFonts w:ascii="Times New Roman" w:hAnsi="Times New Roman" w:eastAsia="Times New Roman" w:cs="Times New Roman"/>
        <w:spacing w:val="5"/>
        <w:sz w:val="18"/>
        <w:szCs w:val="18"/>
      </w:rPr>
      <w:t xml:space="preserve">  </w:t>
    </w:r>
    <w:r>
      <w:rPr>
        <w:spacing w:val="-4"/>
        <w:sz w:val="18"/>
        <w:szCs w:val="18"/>
      </w:rPr>
      <w:t>页 共</w:t>
    </w:r>
    <w:r>
      <w:rPr>
        <w:spacing w:val="6"/>
        <w:sz w:val="18"/>
        <w:szCs w:val="18"/>
      </w:rPr>
      <w:t xml:space="preserve"> </w:t>
    </w:r>
    <w:r>
      <w:rPr>
        <w:rFonts w:ascii="Times New Roman" w:hAnsi="Times New Roman" w:eastAsia="Times New Roman" w:cs="Times New Roman"/>
        <w:spacing w:val="-4"/>
        <w:sz w:val="18"/>
        <w:szCs w:val="18"/>
      </w:rPr>
      <w:t>23</w:t>
    </w:r>
    <w:r>
      <w:rPr>
        <w:rFonts w:ascii="Times New Roman" w:hAnsi="Times New Roman" w:eastAsia="Times New Roman" w:cs="Times New Roman"/>
        <w:spacing w:val="4"/>
        <w:sz w:val="18"/>
        <w:szCs w:val="18"/>
      </w:rPr>
      <w:t xml:space="preserve">  </w:t>
    </w:r>
    <w:r>
      <w:rPr>
        <w:spacing w:val="-4"/>
        <w:sz w:val="18"/>
        <w:szCs w:val="18"/>
      </w:rPr>
      <w:t>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B51FA">
    <w:pPr>
      <w:pStyle w:val="3"/>
      <w:spacing w:line="209" w:lineRule="auto"/>
      <w:ind w:left="4174"/>
      <w:rPr>
        <w:sz w:val="18"/>
        <w:szCs w:val="18"/>
      </w:rPr>
    </w:pPr>
    <w:r>
      <w:rPr>
        <w:spacing w:val="-5"/>
        <w:sz w:val="18"/>
        <w:szCs w:val="18"/>
      </w:rPr>
      <w:t>第</w:t>
    </w:r>
    <w:r>
      <w:rPr>
        <w:spacing w:val="21"/>
        <w:sz w:val="18"/>
        <w:szCs w:val="18"/>
      </w:rPr>
      <w:t xml:space="preserve"> </w:t>
    </w:r>
    <w:r>
      <w:rPr>
        <w:rFonts w:ascii="Times New Roman" w:hAnsi="Times New Roman" w:eastAsia="Times New Roman" w:cs="Times New Roman"/>
        <w:spacing w:val="-5"/>
        <w:sz w:val="18"/>
        <w:szCs w:val="18"/>
      </w:rPr>
      <w:t>10</w:t>
    </w:r>
    <w:r>
      <w:rPr>
        <w:rFonts w:ascii="Times New Roman" w:hAnsi="Times New Roman" w:eastAsia="Times New Roman" w:cs="Times New Roman"/>
        <w:spacing w:val="6"/>
        <w:sz w:val="18"/>
        <w:szCs w:val="18"/>
      </w:rPr>
      <w:t xml:space="preserve">  </w:t>
    </w:r>
    <w:r>
      <w:rPr>
        <w:spacing w:val="-5"/>
        <w:sz w:val="18"/>
        <w:szCs w:val="18"/>
      </w:rPr>
      <w:t>页 共</w:t>
    </w:r>
    <w:r>
      <w:rPr>
        <w:spacing w:val="5"/>
        <w:sz w:val="18"/>
        <w:szCs w:val="18"/>
      </w:rPr>
      <w:t xml:space="preserve"> </w:t>
    </w:r>
    <w:r>
      <w:rPr>
        <w:rFonts w:ascii="Times New Roman" w:hAnsi="Times New Roman" w:eastAsia="Times New Roman" w:cs="Times New Roman"/>
        <w:spacing w:val="-5"/>
        <w:sz w:val="18"/>
        <w:szCs w:val="18"/>
      </w:rPr>
      <w:t>23</w:t>
    </w:r>
    <w:r>
      <w:rPr>
        <w:rFonts w:ascii="Times New Roman" w:hAnsi="Times New Roman" w:eastAsia="Times New Roman" w:cs="Times New Roman"/>
        <w:spacing w:val="4"/>
        <w:sz w:val="18"/>
        <w:szCs w:val="18"/>
      </w:rPr>
      <w:t xml:space="preserve">  </w:t>
    </w:r>
    <w:r>
      <w:rPr>
        <w:spacing w:val="-5"/>
        <w:sz w:val="18"/>
        <w:szCs w:val="18"/>
      </w:rPr>
      <w:t>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FE9CD">
    <w:pPr>
      <w:pStyle w:val="3"/>
      <w:spacing w:line="209" w:lineRule="auto"/>
      <w:ind w:left="4177"/>
      <w:rPr>
        <w:sz w:val="18"/>
        <w:szCs w:val="18"/>
      </w:rPr>
    </w:pPr>
    <w:r>
      <w:rPr>
        <w:spacing w:val="4"/>
        <w:sz w:val="18"/>
        <w:szCs w:val="18"/>
      </w:rPr>
      <w:t>第</w:t>
    </w:r>
    <w:r>
      <w:rPr>
        <w:spacing w:val="24"/>
        <w:w w:val="101"/>
        <w:sz w:val="18"/>
        <w:szCs w:val="18"/>
      </w:rPr>
      <w:t xml:space="preserve"> </w:t>
    </w:r>
    <w:r>
      <w:rPr>
        <w:rFonts w:ascii="Times New Roman" w:hAnsi="Times New Roman" w:eastAsia="Times New Roman" w:cs="Times New Roman"/>
        <w:sz w:val="18"/>
        <w:szCs w:val="18"/>
      </w:rPr>
      <w:t>ll</w:t>
    </w:r>
    <w:r>
      <w:rPr>
        <w:rFonts w:ascii="Times New Roman" w:hAnsi="Times New Roman" w:eastAsia="Times New Roman" w:cs="Times New Roman"/>
        <w:spacing w:val="4"/>
        <w:sz w:val="18"/>
        <w:szCs w:val="18"/>
      </w:rPr>
      <w:t xml:space="preserve">  </w:t>
    </w:r>
    <w:r>
      <w:rPr>
        <w:spacing w:val="4"/>
        <w:sz w:val="18"/>
        <w:szCs w:val="18"/>
      </w:rPr>
      <w:t>页 共</w:t>
    </w:r>
    <w:r>
      <w:rPr>
        <w:spacing w:val="5"/>
        <w:sz w:val="18"/>
        <w:szCs w:val="18"/>
      </w:rPr>
      <w:t xml:space="preserve"> </w:t>
    </w:r>
    <w:r>
      <w:rPr>
        <w:rFonts w:ascii="Times New Roman" w:hAnsi="Times New Roman" w:eastAsia="Times New Roman" w:cs="Times New Roman"/>
        <w:spacing w:val="4"/>
        <w:sz w:val="18"/>
        <w:szCs w:val="18"/>
      </w:rPr>
      <w:t xml:space="preserve">23  </w:t>
    </w:r>
    <w:r>
      <w:rPr>
        <w:spacing w:val="4"/>
        <w:sz w:val="18"/>
        <w:szCs w:val="18"/>
      </w:rPr>
      <w:t>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616F7">
    <w:pPr>
      <w:pStyle w:val="3"/>
      <w:spacing w:line="209" w:lineRule="auto"/>
      <w:ind w:left="4174"/>
      <w:rPr>
        <w:sz w:val="18"/>
        <w:szCs w:val="18"/>
      </w:rPr>
    </w:pPr>
    <w:r>
      <w:rPr>
        <w:spacing w:val="-1"/>
        <w:sz w:val="18"/>
        <w:szCs w:val="18"/>
      </w:rPr>
      <w:t>第</w:t>
    </w:r>
    <w:r>
      <w:rPr>
        <w:spacing w:val="25"/>
        <w:sz w:val="18"/>
        <w:szCs w:val="18"/>
      </w:rPr>
      <w:t xml:space="preserve"> </w:t>
    </w:r>
    <w:r>
      <w:rPr>
        <w:rFonts w:ascii="Times New Roman" w:hAnsi="Times New Roman" w:eastAsia="Times New Roman" w:cs="Times New Roman"/>
        <w:spacing w:val="-1"/>
        <w:sz w:val="18"/>
        <w:szCs w:val="18"/>
      </w:rPr>
      <w:t>l2</w:t>
    </w:r>
    <w:r>
      <w:rPr>
        <w:rFonts w:ascii="Times New Roman" w:hAnsi="Times New Roman" w:eastAsia="Times New Roman" w:cs="Times New Roman"/>
        <w:spacing w:val="6"/>
        <w:sz w:val="18"/>
        <w:szCs w:val="18"/>
      </w:rPr>
      <w:t xml:space="preserve">  </w:t>
    </w:r>
    <w:r>
      <w:rPr>
        <w:spacing w:val="-1"/>
        <w:sz w:val="18"/>
        <w:szCs w:val="18"/>
      </w:rPr>
      <w:t>页 共</w:t>
    </w:r>
    <w:r>
      <w:rPr>
        <w:spacing w:val="5"/>
        <w:sz w:val="18"/>
        <w:szCs w:val="18"/>
      </w:rPr>
      <w:t xml:space="preserve"> </w:t>
    </w:r>
    <w:r>
      <w:rPr>
        <w:rFonts w:ascii="Times New Roman" w:hAnsi="Times New Roman" w:eastAsia="Times New Roman" w:cs="Times New Roman"/>
        <w:spacing w:val="-1"/>
        <w:sz w:val="18"/>
        <w:szCs w:val="18"/>
      </w:rPr>
      <w:t>23</w:t>
    </w:r>
    <w:r>
      <w:rPr>
        <w:rFonts w:ascii="Times New Roman" w:hAnsi="Times New Roman" w:eastAsia="Times New Roman" w:cs="Times New Roman"/>
        <w:spacing w:val="4"/>
        <w:sz w:val="18"/>
        <w:szCs w:val="18"/>
      </w:rPr>
      <w:t xml:space="preserve">  </w:t>
    </w:r>
    <w:r>
      <w:rPr>
        <w:spacing w:val="-1"/>
        <w:sz w:val="18"/>
        <w:szCs w:val="18"/>
      </w:rPr>
      <w:t>页</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03207">
    <w:pPr>
      <w:pStyle w:val="3"/>
      <w:spacing w:line="209" w:lineRule="auto"/>
      <w:ind w:left="4174"/>
      <w:rPr>
        <w:sz w:val="18"/>
        <w:szCs w:val="18"/>
      </w:rPr>
    </w:pPr>
    <w:r>
      <w:rPr>
        <w:spacing w:val="-1"/>
        <w:sz w:val="18"/>
        <w:szCs w:val="18"/>
      </w:rPr>
      <w:t>第</w:t>
    </w:r>
    <w:r>
      <w:rPr>
        <w:spacing w:val="25"/>
        <w:sz w:val="18"/>
        <w:szCs w:val="18"/>
      </w:rPr>
      <w:t xml:space="preserve"> </w:t>
    </w:r>
    <w:r>
      <w:rPr>
        <w:rFonts w:ascii="Times New Roman" w:hAnsi="Times New Roman" w:eastAsia="Times New Roman" w:cs="Times New Roman"/>
        <w:spacing w:val="-1"/>
        <w:sz w:val="18"/>
        <w:szCs w:val="18"/>
      </w:rPr>
      <w:t>l3</w:t>
    </w:r>
    <w:r>
      <w:rPr>
        <w:rFonts w:ascii="Times New Roman" w:hAnsi="Times New Roman" w:eastAsia="Times New Roman" w:cs="Times New Roman"/>
        <w:spacing w:val="6"/>
        <w:sz w:val="18"/>
        <w:szCs w:val="18"/>
      </w:rPr>
      <w:t xml:space="preserve">  </w:t>
    </w:r>
    <w:r>
      <w:rPr>
        <w:spacing w:val="-1"/>
        <w:sz w:val="18"/>
        <w:szCs w:val="18"/>
      </w:rPr>
      <w:t>页 共</w:t>
    </w:r>
    <w:r>
      <w:rPr>
        <w:spacing w:val="5"/>
        <w:sz w:val="18"/>
        <w:szCs w:val="18"/>
      </w:rPr>
      <w:t xml:space="preserve"> </w:t>
    </w:r>
    <w:r>
      <w:rPr>
        <w:rFonts w:ascii="Times New Roman" w:hAnsi="Times New Roman" w:eastAsia="Times New Roman" w:cs="Times New Roman"/>
        <w:spacing w:val="-1"/>
        <w:sz w:val="18"/>
        <w:szCs w:val="18"/>
      </w:rPr>
      <w:t>23</w:t>
    </w:r>
    <w:r>
      <w:rPr>
        <w:rFonts w:ascii="Times New Roman" w:hAnsi="Times New Roman" w:eastAsia="Times New Roman" w:cs="Times New Roman"/>
        <w:spacing w:val="4"/>
        <w:sz w:val="18"/>
        <w:szCs w:val="18"/>
      </w:rPr>
      <w:t xml:space="preserve">  </w:t>
    </w:r>
    <w:r>
      <w:rPr>
        <w:spacing w:val="-1"/>
        <w:sz w:val="18"/>
        <w:szCs w:val="18"/>
      </w:rPr>
      <w:t>页</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B13C2">
    <w:pPr>
      <w:pStyle w:val="3"/>
      <w:spacing w:line="209" w:lineRule="auto"/>
      <w:ind w:left="4174"/>
      <w:rPr>
        <w:sz w:val="18"/>
        <w:szCs w:val="18"/>
      </w:rPr>
    </w:pPr>
    <w:r>
      <w:rPr>
        <w:spacing w:val="-5"/>
        <w:sz w:val="18"/>
        <w:szCs w:val="18"/>
      </w:rPr>
      <w:t>第</w:t>
    </w:r>
    <w:r>
      <w:rPr>
        <w:spacing w:val="21"/>
        <w:sz w:val="18"/>
        <w:szCs w:val="18"/>
      </w:rPr>
      <w:t xml:space="preserve"> </w:t>
    </w:r>
    <w:r>
      <w:rPr>
        <w:rFonts w:ascii="Times New Roman" w:hAnsi="Times New Roman" w:eastAsia="Times New Roman" w:cs="Times New Roman"/>
        <w:spacing w:val="-5"/>
        <w:sz w:val="18"/>
        <w:szCs w:val="18"/>
      </w:rPr>
      <w:t>14</w:t>
    </w:r>
    <w:r>
      <w:rPr>
        <w:rFonts w:ascii="Times New Roman" w:hAnsi="Times New Roman" w:eastAsia="Times New Roman" w:cs="Times New Roman"/>
        <w:spacing w:val="6"/>
        <w:sz w:val="18"/>
        <w:szCs w:val="18"/>
      </w:rPr>
      <w:t xml:space="preserve">  </w:t>
    </w:r>
    <w:r>
      <w:rPr>
        <w:spacing w:val="-5"/>
        <w:sz w:val="18"/>
        <w:szCs w:val="18"/>
      </w:rPr>
      <w:t>页 共</w:t>
    </w:r>
    <w:r>
      <w:rPr>
        <w:spacing w:val="5"/>
        <w:sz w:val="18"/>
        <w:szCs w:val="18"/>
      </w:rPr>
      <w:t xml:space="preserve"> </w:t>
    </w:r>
    <w:r>
      <w:rPr>
        <w:rFonts w:ascii="Times New Roman" w:hAnsi="Times New Roman" w:eastAsia="Times New Roman" w:cs="Times New Roman"/>
        <w:spacing w:val="-5"/>
        <w:sz w:val="18"/>
        <w:szCs w:val="18"/>
      </w:rPr>
      <w:t>23</w:t>
    </w:r>
    <w:r>
      <w:rPr>
        <w:rFonts w:ascii="Times New Roman" w:hAnsi="Times New Roman" w:eastAsia="Times New Roman" w:cs="Times New Roman"/>
        <w:spacing w:val="4"/>
        <w:sz w:val="18"/>
        <w:szCs w:val="18"/>
      </w:rPr>
      <w:t xml:space="preserve">  </w:t>
    </w:r>
    <w:r>
      <w:rPr>
        <w:spacing w:val="-5"/>
        <w:sz w:val="18"/>
        <w:szCs w:val="18"/>
      </w:rPr>
      <w:t>页</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733B">
    <w:pPr>
      <w:pStyle w:val="3"/>
      <w:spacing w:line="209" w:lineRule="auto"/>
      <w:ind w:left="4174"/>
      <w:rPr>
        <w:sz w:val="18"/>
        <w:szCs w:val="18"/>
      </w:rPr>
    </w:pPr>
    <w:r>
      <w:rPr>
        <w:spacing w:val="-5"/>
        <w:sz w:val="18"/>
        <w:szCs w:val="18"/>
      </w:rPr>
      <w:t>第</w:t>
    </w:r>
    <w:r>
      <w:rPr>
        <w:spacing w:val="21"/>
        <w:sz w:val="18"/>
        <w:szCs w:val="18"/>
      </w:rPr>
      <w:t xml:space="preserve"> </w:t>
    </w:r>
    <w:r>
      <w:rPr>
        <w:rFonts w:ascii="Times New Roman" w:hAnsi="Times New Roman" w:eastAsia="Times New Roman" w:cs="Times New Roman"/>
        <w:spacing w:val="-5"/>
        <w:sz w:val="18"/>
        <w:szCs w:val="18"/>
      </w:rPr>
      <w:t>15</w:t>
    </w:r>
    <w:r>
      <w:rPr>
        <w:rFonts w:ascii="Times New Roman" w:hAnsi="Times New Roman" w:eastAsia="Times New Roman" w:cs="Times New Roman"/>
        <w:spacing w:val="6"/>
        <w:sz w:val="18"/>
        <w:szCs w:val="18"/>
      </w:rPr>
      <w:t xml:space="preserve">  </w:t>
    </w:r>
    <w:r>
      <w:rPr>
        <w:spacing w:val="-5"/>
        <w:sz w:val="18"/>
        <w:szCs w:val="18"/>
      </w:rPr>
      <w:t>页 共</w:t>
    </w:r>
    <w:r>
      <w:rPr>
        <w:spacing w:val="5"/>
        <w:sz w:val="18"/>
        <w:szCs w:val="18"/>
      </w:rPr>
      <w:t xml:space="preserve"> </w:t>
    </w:r>
    <w:r>
      <w:rPr>
        <w:rFonts w:ascii="Times New Roman" w:hAnsi="Times New Roman" w:eastAsia="Times New Roman" w:cs="Times New Roman"/>
        <w:spacing w:val="-5"/>
        <w:sz w:val="18"/>
        <w:szCs w:val="18"/>
      </w:rPr>
      <w:t>23</w:t>
    </w:r>
    <w:r>
      <w:rPr>
        <w:rFonts w:ascii="Times New Roman" w:hAnsi="Times New Roman" w:eastAsia="Times New Roman" w:cs="Times New Roman"/>
        <w:spacing w:val="4"/>
        <w:sz w:val="18"/>
        <w:szCs w:val="18"/>
      </w:rPr>
      <w:t xml:space="preserve">  </w:t>
    </w:r>
    <w:r>
      <w:rPr>
        <w:spacing w:val="-5"/>
        <w:sz w:val="18"/>
        <w:szCs w:val="18"/>
      </w:rPr>
      <w:t>页</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9FA73">
    <w:pPr>
      <w:pStyle w:val="3"/>
      <w:spacing w:line="209" w:lineRule="auto"/>
      <w:ind w:left="4174"/>
      <w:rPr>
        <w:sz w:val="18"/>
        <w:szCs w:val="18"/>
      </w:rPr>
    </w:pPr>
    <w:r>
      <w:rPr>
        <w:spacing w:val="-5"/>
        <w:sz w:val="18"/>
        <w:szCs w:val="18"/>
      </w:rPr>
      <w:t>第</w:t>
    </w:r>
    <w:r>
      <w:rPr>
        <w:spacing w:val="21"/>
        <w:sz w:val="18"/>
        <w:szCs w:val="18"/>
      </w:rPr>
      <w:t xml:space="preserve"> </w:t>
    </w:r>
    <w:r>
      <w:rPr>
        <w:rFonts w:ascii="Times New Roman" w:hAnsi="Times New Roman" w:eastAsia="Times New Roman" w:cs="Times New Roman"/>
        <w:spacing w:val="-5"/>
        <w:sz w:val="18"/>
        <w:szCs w:val="18"/>
      </w:rPr>
      <w:t>16</w:t>
    </w:r>
    <w:r>
      <w:rPr>
        <w:rFonts w:ascii="Times New Roman" w:hAnsi="Times New Roman" w:eastAsia="Times New Roman" w:cs="Times New Roman"/>
        <w:spacing w:val="6"/>
        <w:sz w:val="18"/>
        <w:szCs w:val="18"/>
      </w:rPr>
      <w:t xml:space="preserve">  </w:t>
    </w:r>
    <w:r>
      <w:rPr>
        <w:spacing w:val="-5"/>
        <w:sz w:val="18"/>
        <w:szCs w:val="18"/>
      </w:rPr>
      <w:t>页 共</w:t>
    </w:r>
    <w:r>
      <w:rPr>
        <w:spacing w:val="5"/>
        <w:sz w:val="18"/>
        <w:szCs w:val="18"/>
      </w:rPr>
      <w:t xml:space="preserve"> </w:t>
    </w:r>
    <w:r>
      <w:rPr>
        <w:rFonts w:ascii="Times New Roman" w:hAnsi="Times New Roman" w:eastAsia="Times New Roman" w:cs="Times New Roman"/>
        <w:spacing w:val="-5"/>
        <w:sz w:val="18"/>
        <w:szCs w:val="18"/>
      </w:rPr>
      <w:t>23</w:t>
    </w:r>
    <w:r>
      <w:rPr>
        <w:rFonts w:ascii="Times New Roman" w:hAnsi="Times New Roman" w:eastAsia="Times New Roman" w:cs="Times New Roman"/>
        <w:spacing w:val="4"/>
        <w:sz w:val="18"/>
        <w:szCs w:val="18"/>
      </w:rPr>
      <w:t xml:space="preserve">  </w:t>
    </w:r>
    <w:r>
      <w:rPr>
        <w:spacing w:val="-5"/>
        <w:sz w:val="18"/>
        <w:szCs w:val="18"/>
      </w:rPr>
      <w:t>页</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9661F">
    <w:pPr>
      <w:pStyle w:val="3"/>
      <w:spacing w:line="209" w:lineRule="auto"/>
      <w:ind w:left="4174"/>
      <w:rPr>
        <w:sz w:val="18"/>
        <w:szCs w:val="18"/>
      </w:rPr>
    </w:pPr>
    <w:r>
      <w:rPr>
        <w:spacing w:val="-5"/>
        <w:sz w:val="18"/>
        <w:szCs w:val="18"/>
      </w:rPr>
      <w:t>第</w:t>
    </w:r>
    <w:r>
      <w:rPr>
        <w:spacing w:val="21"/>
        <w:sz w:val="18"/>
        <w:szCs w:val="18"/>
      </w:rPr>
      <w:t xml:space="preserve"> </w:t>
    </w:r>
    <w:r>
      <w:rPr>
        <w:rFonts w:ascii="Times New Roman" w:hAnsi="Times New Roman" w:eastAsia="Times New Roman" w:cs="Times New Roman"/>
        <w:spacing w:val="-5"/>
        <w:sz w:val="18"/>
        <w:szCs w:val="18"/>
      </w:rPr>
      <w:t>17</w:t>
    </w:r>
    <w:r>
      <w:rPr>
        <w:rFonts w:ascii="Times New Roman" w:hAnsi="Times New Roman" w:eastAsia="Times New Roman" w:cs="Times New Roman"/>
        <w:spacing w:val="6"/>
        <w:sz w:val="18"/>
        <w:szCs w:val="18"/>
      </w:rPr>
      <w:t xml:space="preserve">  </w:t>
    </w:r>
    <w:r>
      <w:rPr>
        <w:spacing w:val="-5"/>
        <w:sz w:val="18"/>
        <w:szCs w:val="18"/>
      </w:rPr>
      <w:t>页 共</w:t>
    </w:r>
    <w:r>
      <w:rPr>
        <w:spacing w:val="5"/>
        <w:sz w:val="18"/>
        <w:szCs w:val="18"/>
      </w:rPr>
      <w:t xml:space="preserve"> </w:t>
    </w:r>
    <w:r>
      <w:rPr>
        <w:rFonts w:ascii="Times New Roman" w:hAnsi="Times New Roman" w:eastAsia="Times New Roman" w:cs="Times New Roman"/>
        <w:spacing w:val="-5"/>
        <w:sz w:val="18"/>
        <w:szCs w:val="18"/>
      </w:rPr>
      <w:t>23</w:t>
    </w:r>
    <w:r>
      <w:rPr>
        <w:rFonts w:ascii="Times New Roman" w:hAnsi="Times New Roman" w:eastAsia="Times New Roman" w:cs="Times New Roman"/>
        <w:spacing w:val="4"/>
        <w:sz w:val="18"/>
        <w:szCs w:val="18"/>
      </w:rPr>
      <w:t xml:space="preserve">  </w:t>
    </w:r>
    <w:r>
      <w:rPr>
        <w:spacing w:val="-5"/>
        <w:sz w:val="18"/>
        <w:szCs w:val="18"/>
      </w:rPr>
      <w:t>页</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6A147">
    <w:pPr>
      <w:pStyle w:val="3"/>
      <w:spacing w:line="209" w:lineRule="auto"/>
      <w:ind w:left="4174"/>
      <w:rPr>
        <w:sz w:val="18"/>
        <w:szCs w:val="18"/>
      </w:rPr>
    </w:pPr>
    <w:r>
      <w:rPr>
        <w:spacing w:val="-5"/>
        <w:sz w:val="18"/>
        <w:szCs w:val="18"/>
      </w:rPr>
      <w:t>第</w:t>
    </w:r>
    <w:r>
      <w:rPr>
        <w:spacing w:val="21"/>
        <w:sz w:val="18"/>
        <w:szCs w:val="18"/>
      </w:rPr>
      <w:t xml:space="preserve"> </w:t>
    </w:r>
    <w:r>
      <w:rPr>
        <w:rFonts w:ascii="Times New Roman" w:hAnsi="Times New Roman" w:eastAsia="Times New Roman" w:cs="Times New Roman"/>
        <w:spacing w:val="-5"/>
        <w:sz w:val="18"/>
        <w:szCs w:val="18"/>
      </w:rPr>
      <w:t>18</w:t>
    </w:r>
    <w:r>
      <w:rPr>
        <w:rFonts w:ascii="Times New Roman" w:hAnsi="Times New Roman" w:eastAsia="Times New Roman" w:cs="Times New Roman"/>
        <w:spacing w:val="6"/>
        <w:sz w:val="18"/>
        <w:szCs w:val="18"/>
      </w:rPr>
      <w:t xml:space="preserve">  </w:t>
    </w:r>
    <w:r>
      <w:rPr>
        <w:spacing w:val="-5"/>
        <w:sz w:val="18"/>
        <w:szCs w:val="18"/>
      </w:rPr>
      <w:t>页 共</w:t>
    </w:r>
    <w:r>
      <w:rPr>
        <w:spacing w:val="5"/>
        <w:sz w:val="18"/>
        <w:szCs w:val="18"/>
      </w:rPr>
      <w:t xml:space="preserve"> </w:t>
    </w:r>
    <w:r>
      <w:rPr>
        <w:rFonts w:ascii="Times New Roman" w:hAnsi="Times New Roman" w:eastAsia="Times New Roman" w:cs="Times New Roman"/>
        <w:spacing w:val="-5"/>
        <w:sz w:val="18"/>
        <w:szCs w:val="18"/>
      </w:rPr>
      <w:t>23</w:t>
    </w:r>
    <w:r>
      <w:rPr>
        <w:rFonts w:ascii="Times New Roman" w:hAnsi="Times New Roman" w:eastAsia="Times New Roman" w:cs="Times New Roman"/>
        <w:spacing w:val="4"/>
        <w:sz w:val="18"/>
        <w:szCs w:val="18"/>
      </w:rPr>
      <w:t xml:space="preserve">  </w:t>
    </w:r>
    <w:r>
      <w:rPr>
        <w:spacing w:val="-5"/>
        <w:sz w:val="18"/>
        <w:szCs w:val="18"/>
      </w:rPr>
      <w:t>页</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6AF1B">
    <w:pPr>
      <w:pStyle w:val="3"/>
      <w:spacing w:line="209" w:lineRule="auto"/>
      <w:ind w:left="4174"/>
      <w:rPr>
        <w:sz w:val="18"/>
        <w:szCs w:val="18"/>
      </w:rPr>
    </w:pPr>
    <w:r>
      <w:rPr>
        <w:spacing w:val="-5"/>
        <w:sz w:val="18"/>
        <w:szCs w:val="18"/>
      </w:rPr>
      <w:t>第</w:t>
    </w:r>
    <w:r>
      <w:rPr>
        <w:spacing w:val="21"/>
        <w:sz w:val="18"/>
        <w:szCs w:val="18"/>
      </w:rPr>
      <w:t xml:space="preserve"> </w:t>
    </w:r>
    <w:r>
      <w:rPr>
        <w:rFonts w:ascii="Times New Roman" w:hAnsi="Times New Roman" w:eastAsia="Times New Roman" w:cs="Times New Roman"/>
        <w:spacing w:val="-5"/>
        <w:sz w:val="18"/>
        <w:szCs w:val="18"/>
      </w:rPr>
      <w:t>19</w:t>
    </w:r>
    <w:r>
      <w:rPr>
        <w:rFonts w:ascii="Times New Roman" w:hAnsi="Times New Roman" w:eastAsia="Times New Roman" w:cs="Times New Roman"/>
        <w:spacing w:val="6"/>
        <w:sz w:val="18"/>
        <w:szCs w:val="18"/>
      </w:rPr>
      <w:t xml:space="preserve">  </w:t>
    </w:r>
    <w:r>
      <w:rPr>
        <w:spacing w:val="-5"/>
        <w:sz w:val="18"/>
        <w:szCs w:val="18"/>
      </w:rPr>
      <w:t>页 共</w:t>
    </w:r>
    <w:r>
      <w:rPr>
        <w:spacing w:val="5"/>
        <w:sz w:val="18"/>
        <w:szCs w:val="18"/>
      </w:rPr>
      <w:t xml:space="preserve"> </w:t>
    </w:r>
    <w:r>
      <w:rPr>
        <w:rFonts w:ascii="Times New Roman" w:hAnsi="Times New Roman" w:eastAsia="Times New Roman" w:cs="Times New Roman"/>
        <w:spacing w:val="-5"/>
        <w:sz w:val="18"/>
        <w:szCs w:val="18"/>
      </w:rPr>
      <w:t>23</w:t>
    </w:r>
    <w:r>
      <w:rPr>
        <w:rFonts w:ascii="Times New Roman" w:hAnsi="Times New Roman" w:eastAsia="Times New Roman" w:cs="Times New Roman"/>
        <w:spacing w:val="4"/>
        <w:sz w:val="18"/>
        <w:szCs w:val="18"/>
      </w:rPr>
      <w:t xml:space="preserve">  </w:t>
    </w:r>
    <w:r>
      <w:rPr>
        <w:spacing w:val="-5"/>
        <w:sz w:val="18"/>
        <w:szCs w:val="18"/>
      </w:rPr>
      <w:t>页</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3D6F3">
    <w:pPr>
      <w:pStyle w:val="3"/>
      <w:spacing w:line="209" w:lineRule="auto"/>
      <w:ind w:left="4174"/>
      <w:rPr>
        <w:sz w:val="18"/>
        <w:szCs w:val="18"/>
      </w:rPr>
    </w:pPr>
    <w:r>
      <w:rPr>
        <w:spacing w:val="-4"/>
        <w:sz w:val="18"/>
        <w:szCs w:val="18"/>
      </w:rPr>
      <w:t xml:space="preserve">第 </w:t>
    </w:r>
    <w:r>
      <w:rPr>
        <w:rFonts w:ascii="Times New Roman" w:hAnsi="Times New Roman" w:eastAsia="Times New Roman" w:cs="Times New Roman"/>
        <w:spacing w:val="-4"/>
        <w:sz w:val="18"/>
        <w:szCs w:val="18"/>
      </w:rPr>
      <w:t>20</w:t>
    </w:r>
    <w:r>
      <w:rPr>
        <w:rFonts w:ascii="Times New Roman" w:hAnsi="Times New Roman" w:eastAsia="Times New Roman" w:cs="Times New Roman"/>
        <w:spacing w:val="9"/>
        <w:sz w:val="18"/>
        <w:szCs w:val="18"/>
      </w:rPr>
      <w:t xml:space="preserve">  </w:t>
    </w:r>
    <w:r>
      <w:rPr>
        <w:spacing w:val="-4"/>
        <w:sz w:val="18"/>
        <w:szCs w:val="18"/>
      </w:rPr>
      <w:t>页</w:t>
    </w:r>
    <w:r>
      <w:rPr>
        <w:spacing w:val="6"/>
        <w:sz w:val="18"/>
        <w:szCs w:val="18"/>
      </w:rPr>
      <w:t xml:space="preserve"> </w:t>
    </w:r>
    <w:r>
      <w:rPr>
        <w:spacing w:val="-4"/>
        <w:sz w:val="18"/>
        <w:szCs w:val="18"/>
      </w:rPr>
      <w:t>共</w:t>
    </w:r>
    <w:r>
      <w:rPr>
        <w:spacing w:val="5"/>
        <w:sz w:val="18"/>
        <w:szCs w:val="18"/>
      </w:rPr>
      <w:t xml:space="preserve"> </w:t>
    </w:r>
    <w:r>
      <w:rPr>
        <w:rFonts w:ascii="Times New Roman" w:hAnsi="Times New Roman" w:eastAsia="Times New Roman" w:cs="Times New Roman"/>
        <w:spacing w:val="-4"/>
        <w:sz w:val="18"/>
        <w:szCs w:val="18"/>
      </w:rPr>
      <w:t>23</w:t>
    </w:r>
    <w:r>
      <w:rPr>
        <w:rFonts w:ascii="Times New Roman" w:hAnsi="Times New Roman" w:eastAsia="Times New Roman" w:cs="Times New Roman"/>
        <w:spacing w:val="4"/>
        <w:sz w:val="18"/>
        <w:szCs w:val="18"/>
      </w:rPr>
      <w:t xml:space="preserve">  </w:t>
    </w:r>
    <w:r>
      <w:rPr>
        <w:spacing w:val="-4"/>
        <w:sz w:val="18"/>
        <w:szCs w:val="18"/>
      </w:rPr>
      <w:t>页</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13432">
    <w:pPr>
      <w:pStyle w:val="3"/>
      <w:spacing w:line="209" w:lineRule="auto"/>
      <w:ind w:left="4174"/>
      <w:rPr>
        <w:sz w:val="18"/>
        <w:szCs w:val="18"/>
      </w:rPr>
    </w:pPr>
    <w:r>
      <w:rPr>
        <w:spacing w:val="-4"/>
        <w:sz w:val="18"/>
        <w:szCs w:val="18"/>
      </w:rPr>
      <w:t xml:space="preserve">第 </w:t>
    </w:r>
    <w:r>
      <w:rPr>
        <w:rFonts w:ascii="Times New Roman" w:hAnsi="Times New Roman" w:eastAsia="Times New Roman" w:cs="Times New Roman"/>
        <w:spacing w:val="-4"/>
        <w:sz w:val="18"/>
        <w:szCs w:val="18"/>
      </w:rPr>
      <w:t>21</w:t>
    </w:r>
    <w:r>
      <w:rPr>
        <w:rFonts w:ascii="Times New Roman" w:hAnsi="Times New Roman" w:eastAsia="Times New Roman" w:cs="Times New Roman"/>
        <w:spacing w:val="9"/>
        <w:sz w:val="18"/>
        <w:szCs w:val="18"/>
      </w:rPr>
      <w:t xml:space="preserve">  </w:t>
    </w:r>
    <w:r>
      <w:rPr>
        <w:spacing w:val="-4"/>
        <w:sz w:val="18"/>
        <w:szCs w:val="18"/>
      </w:rPr>
      <w:t>页</w:t>
    </w:r>
    <w:r>
      <w:rPr>
        <w:spacing w:val="6"/>
        <w:sz w:val="18"/>
        <w:szCs w:val="18"/>
      </w:rPr>
      <w:t xml:space="preserve"> </w:t>
    </w:r>
    <w:r>
      <w:rPr>
        <w:spacing w:val="-4"/>
        <w:sz w:val="18"/>
        <w:szCs w:val="18"/>
      </w:rPr>
      <w:t>共</w:t>
    </w:r>
    <w:r>
      <w:rPr>
        <w:spacing w:val="5"/>
        <w:sz w:val="18"/>
        <w:szCs w:val="18"/>
      </w:rPr>
      <w:t xml:space="preserve"> </w:t>
    </w:r>
    <w:r>
      <w:rPr>
        <w:rFonts w:ascii="Times New Roman" w:hAnsi="Times New Roman" w:eastAsia="Times New Roman" w:cs="Times New Roman"/>
        <w:spacing w:val="-4"/>
        <w:sz w:val="18"/>
        <w:szCs w:val="18"/>
      </w:rPr>
      <w:t>23</w:t>
    </w:r>
    <w:r>
      <w:rPr>
        <w:rFonts w:ascii="Times New Roman" w:hAnsi="Times New Roman" w:eastAsia="Times New Roman" w:cs="Times New Roman"/>
        <w:spacing w:val="4"/>
        <w:sz w:val="18"/>
        <w:szCs w:val="18"/>
      </w:rPr>
      <w:t xml:space="preserve">  </w:t>
    </w:r>
    <w:r>
      <w:rPr>
        <w:spacing w:val="-4"/>
        <w:sz w:val="18"/>
        <w:szCs w:val="18"/>
      </w:rPr>
      <w:t>页</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65577">
    <w:pPr>
      <w:pStyle w:val="3"/>
      <w:spacing w:line="209" w:lineRule="auto"/>
      <w:ind w:left="4174"/>
      <w:rPr>
        <w:sz w:val="18"/>
        <w:szCs w:val="18"/>
      </w:rPr>
    </w:pPr>
    <w:r>
      <w:rPr>
        <w:spacing w:val="-4"/>
        <w:sz w:val="18"/>
        <w:szCs w:val="18"/>
      </w:rPr>
      <w:t xml:space="preserve">第 </w:t>
    </w:r>
    <w:r>
      <w:rPr>
        <w:rFonts w:ascii="Times New Roman" w:hAnsi="Times New Roman" w:eastAsia="Times New Roman" w:cs="Times New Roman"/>
        <w:spacing w:val="-4"/>
        <w:sz w:val="18"/>
        <w:szCs w:val="18"/>
      </w:rPr>
      <w:t>22</w:t>
    </w:r>
    <w:r>
      <w:rPr>
        <w:rFonts w:ascii="Times New Roman" w:hAnsi="Times New Roman" w:eastAsia="Times New Roman" w:cs="Times New Roman"/>
        <w:spacing w:val="9"/>
        <w:sz w:val="18"/>
        <w:szCs w:val="18"/>
      </w:rPr>
      <w:t xml:space="preserve">  </w:t>
    </w:r>
    <w:r>
      <w:rPr>
        <w:spacing w:val="-4"/>
        <w:sz w:val="18"/>
        <w:szCs w:val="18"/>
      </w:rPr>
      <w:t>页</w:t>
    </w:r>
    <w:r>
      <w:rPr>
        <w:spacing w:val="6"/>
        <w:sz w:val="18"/>
        <w:szCs w:val="18"/>
      </w:rPr>
      <w:t xml:space="preserve"> </w:t>
    </w:r>
    <w:r>
      <w:rPr>
        <w:spacing w:val="-4"/>
        <w:sz w:val="18"/>
        <w:szCs w:val="18"/>
      </w:rPr>
      <w:t>共</w:t>
    </w:r>
    <w:r>
      <w:rPr>
        <w:spacing w:val="5"/>
        <w:sz w:val="18"/>
        <w:szCs w:val="18"/>
      </w:rPr>
      <w:t xml:space="preserve"> </w:t>
    </w:r>
    <w:r>
      <w:rPr>
        <w:rFonts w:ascii="Times New Roman" w:hAnsi="Times New Roman" w:eastAsia="Times New Roman" w:cs="Times New Roman"/>
        <w:spacing w:val="-4"/>
        <w:sz w:val="18"/>
        <w:szCs w:val="18"/>
      </w:rPr>
      <w:t>23</w:t>
    </w:r>
    <w:r>
      <w:rPr>
        <w:rFonts w:ascii="Times New Roman" w:hAnsi="Times New Roman" w:eastAsia="Times New Roman" w:cs="Times New Roman"/>
        <w:spacing w:val="4"/>
        <w:sz w:val="18"/>
        <w:szCs w:val="18"/>
      </w:rPr>
      <w:t xml:space="preserve">  </w:t>
    </w:r>
    <w:r>
      <w:rPr>
        <w:spacing w:val="-4"/>
        <w:sz w:val="18"/>
        <w:szCs w:val="18"/>
      </w:rPr>
      <w:t>页</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BB61E">
    <w:pPr>
      <w:pStyle w:val="3"/>
      <w:spacing w:line="209" w:lineRule="auto"/>
      <w:ind w:left="4052"/>
      <w:rPr>
        <w:sz w:val="18"/>
        <w:szCs w:val="18"/>
      </w:rPr>
    </w:pPr>
    <w:r>
      <w:rPr>
        <w:spacing w:val="-4"/>
        <w:sz w:val="18"/>
        <w:szCs w:val="18"/>
      </w:rPr>
      <w:t xml:space="preserve">第 </w:t>
    </w:r>
    <w:r>
      <w:rPr>
        <w:rFonts w:ascii="Times New Roman" w:hAnsi="Times New Roman" w:eastAsia="Times New Roman" w:cs="Times New Roman"/>
        <w:spacing w:val="-4"/>
        <w:sz w:val="18"/>
        <w:szCs w:val="18"/>
      </w:rPr>
      <w:t>23</w:t>
    </w:r>
    <w:r>
      <w:rPr>
        <w:rFonts w:ascii="Times New Roman" w:hAnsi="Times New Roman" w:eastAsia="Times New Roman" w:cs="Times New Roman"/>
        <w:spacing w:val="9"/>
        <w:sz w:val="18"/>
        <w:szCs w:val="18"/>
      </w:rPr>
      <w:t xml:space="preserve">  </w:t>
    </w:r>
    <w:r>
      <w:rPr>
        <w:spacing w:val="-4"/>
        <w:sz w:val="18"/>
        <w:szCs w:val="18"/>
      </w:rPr>
      <w:t>页</w:t>
    </w:r>
    <w:r>
      <w:rPr>
        <w:spacing w:val="6"/>
        <w:sz w:val="18"/>
        <w:szCs w:val="18"/>
      </w:rPr>
      <w:t xml:space="preserve"> </w:t>
    </w:r>
    <w:r>
      <w:rPr>
        <w:spacing w:val="-4"/>
        <w:sz w:val="18"/>
        <w:szCs w:val="18"/>
      </w:rPr>
      <w:t>共</w:t>
    </w:r>
    <w:r>
      <w:rPr>
        <w:spacing w:val="5"/>
        <w:sz w:val="18"/>
        <w:szCs w:val="18"/>
      </w:rPr>
      <w:t xml:space="preserve"> </w:t>
    </w:r>
    <w:r>
      <w:rPr>
        <w:rFonts w:ascii="Times New Roman" w:hAnsi="Times New Roman" w:eastAsia="Times New Roman" w:cs="Times New Roman"/>
        <w:spacing w:val="-4"/>
        <w:sz w:val="18"/>
        <w:szCs w:val="18"/>
      </w:rPr>
      <w:t>23</w:t>
    </w:r>
    <w:r>
      <w:rPr>
        <w:rFonts w:ascii="Times New Roman" w:hAnsi="Times New Roman" w:eastAsia="Times New Roman" w:cs="Times New Roman"/>
        <w:spacing w:val="4"/>
        <w:sz w:val="18"/>
        <w:szCs w:val="18"/>
      </w:rPr>
      <w:t xml:space="preserve">  </w:t>
    </w:r>
    <w:r>
      <w:rPr>
        <w:spacing w:val="-4"/>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50E7E">
    <w:pPr>
      <w:spacing w:before="41" w:line="318" w:lineRule="exact"/>
      <w:ind w:left="17"/>
      <w:rPr>
        <w:rFonts w:ascii="Arial" w:hAnsi="Arial" w:eastAsia="Arial" w:cs="Arial"/>
        <w:sz w:val="24"/>
        <w:szCs w:val="24"/>
      </w:rPr>
    </w:pPr>
    <w:r>
      <w:rPr>
        <w:rFonts w:ascii="楷体" w:hAnsi="楷体" w:eastAsia="楷体" w:cs="楷体"/>
        <w:b/>
        <w:bCs/>
        <w:spacing w:val="5"/>
        <w:position w:val="1"/>
        <w:sz w:val="24"/>
        <w:szCs w:val="24"/>
      </w:rPr>
      <w:t>附件</w:t>
    </w:r>
    <w:r>
      <w:rPr>
        <w:rFonts w:ascii="Arial" w:hAnsi="Arial" w:eastAsia="Arial" w:cs="Arial"/>
        <w:b/>
        <w:bCs/>
        <w:spacing w:val="5"/>
        <w:position w:val="1"/>
        <w:sz w:val="24"/>
        <w:szCs w:val="24"/>
      </w:rPr>
      <w:t>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9890D">
    <w:pPr>
      <w:spacing w:line="14" w:lineRule="auto"/>
      <w:rPr>
        <w:rFonts w:ascii="Arial"/>
        <w:sz w:val="2"/>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安小懒猪.">
    <w15:presenceInfo w15:providerId="WPS Office" w15:userId="22250450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trackRevisions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C1442B7"/>
    <w:rsid w:val="1C5F3784"/>
    <w:rsid w:val="438306B3"/>
    <w:rsid w:val="4CF3569F"/>
    <w:rsid w:val="5FC00C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semiHidden/>
    <w:qFormat/>
    <w:uiPriority w:val="0"/>
    <w:rPr>
      <w:rFonts w:ascii="宋体" w:hAnsi="宋体" w:eastAsia="宋体" w:cs="宋体"/>
      <w:sz w:val="20"/>
      <w:szCs w:val="20"/>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微软雅黑" w:hAnsi="微软雅黑" w:eastAsia="微软雅黑" w:cs="微软雅黑"/>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5" Type="http://schemas.microsoft.com/office/2011/relationships/people" Target="people.xml"/><Relationship Id="rId34" Type="http://schemas.openxmlformats.org/officeDocument/2006/relationships/fontTable" Target="fontTable.xml"/><Relationship Id="rId33" Type="http://schemas.openxmlformats.org/officeDocument/2006/relationships/image" Target="media/image1.jpeg"/><Relationship Id="rId32" Type="http://schemas.openxmlformats.org/officeDocument/2006/relationships/theme" Target="theme/theme1.xml"/><Relationship Id="rId31" Type="http://schemas.openxmlformats.org/officeDocument/2006/relationships/footer" Target="footer23.xml"/><Relationship Id="rId30" Type="http://schemas.openxmlformats.org/officeDocument/2006/relationships/footer" Target="footer22.xml"/><Relationship Id="rId3" Type="http://schemas.openxmlformats.org/officeDocument/2006/relationships/comments" Target="comments.xml"/><Relationship Id="rId29" Type="http://schemas.openxmlformats.org/officeDocument/2006/relationships/footer" Target="footer21.xml"/><Relationship Id="rId28" Type="http://schemas.openxmlformats.org/officeDocument/2006/relationships/footer" Target="footer20.xml"/><Relationship Id="rId27" Type="http://schemas.openxmlformats.org/officeDocument/2006/relationships/footer" Target="footer19.xml"/><Relationship Id="rId26" Type="http://schemas.openxmlformats.org/officeDocument/2006/relationships/footer" Target="footer18.xml"/><Relationship Id="rId25" Type="http://schemas.openxmlformats.org/officeDocument/2006/relationships/footer" Target="footer17.xml"/><Relationship Id="rId24" Type="http://schemas.openxmlformats.org/officeDocument/2006/relationships/footer" Target="footer16.xml"/><Relationship Id="rId23" Type="http://schemas.openxmlformats.org/officeDocument/2006/relationships/footer" Target="footer15.xml"/><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header" Target="header2.xml"/><Relationship Id="rId15" Type="http://schemas.openxmlformats.org/officeDocument/2006/relationships/footer" Target="footer8.xml"/><Relationship Id="rId14" Type="http://schemas.openxmlformats.org/officeDocument/2006/relationships/header" Target="header1.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10291</Words>
  <Characters>10783</Characters>
  <TotalTime>16</TotalTime>
  <ScaleCrop>false</ScaleCrop>
  <LinksUpToDate>false</LinksUpToDate>
  <CharactersWithSpaces>11280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2026-06-24T12:15:00Z</dcterms:created>
  <dc:creator>user</dc:creator>
  <cp:lastModifiedBy>JK.</cp:lastModifiedBy>
  <dcterms:modified xsi:type="dcterms:W3CDTF">2026-06-24T06:53:24Z</dcterms:modified>
  <dc:title>体检合作协议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2026-06-24T14:12:29Z</vt:filetime>
  </property>
  <property fmtid="{D5CDD505-2E9C-101B-9397-08002B2CF9AE}" pid="4" name="KSOTemplateDocerSaveRecord">
    <vt:lpwstr>eyJoZGlkIjoiNDQwMjc0MGQ2N2U4ZTU5ZTg5NTY1MGFhNmRmNTYyYWYiLCJ1c2VySWQiOiI2Njg4NTEyNjAifQ==</vt:lpwstr>
  </property>
  <property fmtid="{D5CDD505-2E9C-101B-9397-08002B2CF9AE}" pid="5" name="KSOProductBuildVer">
    <vt:lpwstr>2052-12.1.0.26895</vt:lpwstr>
  </property>
  <property fmtid="{D5CDD505-2E9C-101B-9397-08002B2CF9AE}" pid="6" name="ICV">
    <vt:lpwstr>124BA1221BE145AB8DF4EFEF40C0F7E0_13</vt:lpwstr>
  </property>
</Properties>
</file>